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A2E80" w14:textId="6AEAA0CD" w:rsidR="009303D9" w:rsidRPr="00A27799" w:rsidRDefault="004329BC" w:rsidP="006347CF">
      <w:pPr>
        <w:pStyle w:val="papertitle"/>
        <w:spacing w:before="100" w:beforeAutospacing="1" w:after="100" w:afterAutospacing="1"/>
        <w:rPr>
          <w:lang w:val="vi-VN"/>
        </w:rPr>
      </w:pPr>
      <w:r w:rsidRPr="00A27799">
        <w:rPr>
          <w:lang w:val="vi-VN"/>
        </w:rPr>
        <w:t xml:space="preserve">Sử dụng </w:t>
      </w:r>
      <w:r w:rsidR="00E16AA1" w:rsidRPr="0085744E">
        <w:rPr>
          <w:lang w:val="vi-VN"/>
        </w:rPr>
        <w:t>kỹ thuật phân tích chuỗi thời gian vào</w:t>
      </w:r>
      <w:r w:rsidR="00E16AA1" w:rsidRPr="0085744E">
        <w:rPr>
          <w:lang w:val="vi-VN"/>
        </w:rPr>
        <w:br/>
        <w:t xml:space="preserve"> bài toán</w:t>
      </w:r>
      <w:r w:rsidRPr="00A27799">
        <w:rPr>
          <w:lang w:val="vi-VN"/>
        </w:rPr>
        <w:t xml:space="preserve"> dự đoán giá cổ phiếu</w:t>
      </w:r>
    </w:p>
    <w:p w14:paraId="51FA2D1B" w14:textId="77777777" w:rsidR="00D7522C" w:rsidRPr="00A27799" w:rsidRDefault="00D7522C" w:rsidP="00CD089F">
      <w:pPr>
        <w:pStyle w:val="Author"/>
        <w:spacing w:before="100" w:beforeAutospacing="1" w:after="100" w:afterAutospacing="1" w:line="120" w:lineRule="auto"/>
        <w:jc w:val="both"/>
        <w:rPr>
          <w:sz w:val="16"/>
          <w:szCs w:val="16"/>
          <w:lang w:val="vi-VN"/>
        </w:rPr>
      </w:pPr>
    </w:p>
    <w:p w14:paraId="54014745" w14:textId="77777777" w:rsidR="00D7522C" w:rsidRPr="00A27799" w:rsidRDefault="00D7522C" w:rsidP="00CD089F">
      <w:pPr>
        <w:pStyle w:val="Autho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line="120" w:lineRule="auto"/>
        <w:rPr>
          <w:sz w:val="16"/>
          <w:szCs w:val="16"/>
          <w:lang w:val="vi-VN"/>
        </w:rPr>
        <w:sectPr w:rsidR="00D7522C" w:rsidRPr="00A27799" w:rsidSect="001A3B3D">
          <w:footerReference w:type="first" r:id="rId8"/>
          <w:pgSz w:w="12240" w:h="15840" w:code="1"/>
          <w:pgMar w:top="1080" w:right="893" w:bottom="1440" w:left="893" w:header="720" w:footer="720" w:gutter="0"/>
          <w:cols w:space="720"/>
          <w:titlePg/>
          <w:docGrid w:linePitch="360"/>
        </w:sectPr>
      </w:pPr>
    </w:p>
    <w:p w14:paraId="0BAB879E" w14:textId="7E50E946" w:rsidR="0075472B" w:rsidRPr="00BB5DED" w:rsidRDefault="002C3DEC" w:rsidP="00E729D9">
      <w:pPr>
        <w:pStyle w:val="Author"/>
        <w:spacing w:before="100" w:beforeAutospacing="1"/>
        <w:rPr>
          <w:sz w:val="18"/>
          <w:szCs w:val="18"/>
          <w:lang w:val="vi-VN"/>
        </w:rPr>
      </w:pPr>
      <w:r w:rsidRPr="00BB5DED">
        <w:rPr>
          <w:sz w:val="18"/>
          <w:szCs w:val="18"/>
          <w:lang w:val="vi-VN"/>
        </w:rPr>
        <w:t>Trần Thị Mỹ Nhung</w:t>
      </w:r>
      <w:r w:rsidR="001A3B3D" w:rsidRPr="00BB5DED">
        <w:rPr>
          <w:sz w:val="18"/>
          <w:szCs w:val="18"/>
          <w:lang w:val="vi-VN"/>
        </w:rPr>
        <w:t xml:space="preserve"> </w:t>
      </w:r>
      <w:r w:rsidR="001A3B3D" w:rsidRPr="00BB5DED">
        <w:rPr>
          <w:sz w:val="18"/>
          <w:szCs w:val="18"/>
          <w:lang w:val="vi-VN"/>
        </w:rPr>
        <w:br/>
      </w:r>
      <w:r w:rsidR="00044BF1" w:rsidRPr="00BB5DED">
        <w:rPr>
          <w:sz w:val="18"/>
          <w:szCs w:val="18"/>
          <w:lang w:val="vi-VN"/>
        </w:rPr>
        <w:t>IS304.N2</w:t>
      </w:r>
      <w:r w:rsidR="00841354" w:rsidRPr="00BB5DED">
        <w:rPr>
          <w:sz w:val="18"/>
          <w:szCs w:val="18"/>
          <w:lang w:val="vi-VN"/>
        </w:rPr>
        <w:t>1.HTTT</w:t>
      </w:r>
      <w:r w:rsidR="00D72D06" w:rsidRPr="00BB5DED">
        <w:rPr>
          <w:sz w:val="18"/>
          <w:szCs w:val="18"/>
          <w:lang w:val="vi-VN"/>
        </w:rPr>
        <w:br/>
      </w:r>
      <w:r w:rsidR="009A1541" w:rsidRPr="00BB5DED">
        <w:rPr>
          <w:sz w:val="18"/>
          <w:szCs w:val="18"/>
          <w:lang w:val="vi-VN"/>
        </w:rPr>
        <w:t xml:space="preserve">Đại học Công nghệ </w:t>
      </w:r>
      <w:r w:rsidR="00CD089F" w:rsidRPr="00BB5DED">
        <w:rPr>
          <w:sz w:val="18"/>
          <w:szCs w:val="18"/>
          <w:lang w:val="vi-VN"/>
        </w:rPr>
        <w:br/>
      </w:r>
      <w:r w:rsidR="009A1541" w:rsidRPr="00BB5DED">
        <w:rPr>
          <w:sz w:val="18"/>
          <w:szCs w:val="18"/>
          <w:lang w:val="vi-VN"/>
        </w:rPr>
        <w:t>Thông tin</w:t>
      </w:r>
      <w:r w:rsidR="00C04BA6" w:rsidRPr="00BB5DED">
        <w:rPr>
          <w:sz w:val="18"/>
          <w:szCs w:val="18"/>
          <w:lang w:val="vi-VN"/>
        </w:rPr>
        <w:br/>
      </w:r>
      <w:hyperlink r:id="rId9" w:history="1">
        <w:r w:rsidR="0075472B" w:rsidRPr="00BB5DED">
          <w:rPr>
            <w:rStyle w:val="Hyperlink"/>
            <w:color w:val="auto"/>
            <w:sz w:val="18"/>
            <w:szCs w:val="18"/>
            <w:u w:val="none"/>
            <w:lang w:val="vi-VN"/>
          </w:rPr>
          <w:t>20520267@gm.uit.edu.vn</w:t>
        </w:r>
      </w:hyperlink>
    </w:p>
    <w:p w14:paraId="25CEAA44" w14:textId="2455D3D0" w:rsidR="00CD089F" w:rsidRPr="00BB5DED" w:rsidRDefault="004B406A" w:rsidP="00E729D9">
      <w:pPr>
        <w:pStyle w:val="Author"/>
        <w:spacing w:before="0"/>
        <w:rPr>
          <w:sz w:val="18"/>
          <w:szCs w:val="18"/>
          <w:lang w:val="vi-VN"/>
        </w:rPr>
      </w:pPr>
      <w:r w:rsidRPr="00BB5DED">
        <w:rPr>
          <w:sz w:val="18"/>
          <w:szCs w:val="18"/>
          <w:lang w:val="vi-VN"/>
        </w:rPr>
        <w:t>Nguyễn Anh Kiệt</w:t>
      </w:r>
      <w:r w:rsidR="00E93EC3" w:rsidRPr="00BB5DED">
        <w:rPr>
          <w:sz w:val="18"/>
          <w:szCs w:val="18"/>
          <w:lang w:val="vi-VN"/>
        </w:rPr>
        <w:t xml:space="preserve"> </w:t>
      </w:r>
      <w:r w:rsidR="00E93EC3" w:rsidRPr="00BB5DED">
        <w:rPr>
          <w:sz w:val="18"/>
          <w:szCs w:val="18"/>
          <w:lang w:val="vi-VN"/>
        </w:rPr>
        <w:br/>
        <w:t>IS304.N21.HTTT</w:t>
      </w:r>
      <w:r w:rsidR="00E93EC3" w:rsidRPr="00BB5DED">
        <w:rPr>
          <w:sz w:val="18"/>
          <w:szCs w:val="18"/>
          <w:lang w:val="vi-VN"/>
        </w:rPr>
        <w:br/>
        <w:t>Đại học Công nghệ</w:t>
      </w:r>
      <w:r w:rsidR="00CD089F" w:rsidRPr="00BB5DED">
        <w:rPr>
          <w:sz w:val="18"/>
          <w:szCs w:val="18"/>
          <w:lang w:val="vi-VN"/>
        </w:rPr>
        <w:br/>
      </w:r>
      <w:r w:rsidR="00E93EC3" w:rsidRPr="00BB5DED">
        <w:rPr>
          <w:sz w:val="18"/>
          <w:szCs w:val="18"/>
          <w:lang w:val="vi-VN"/>
        </w:rPr>
        <w:t xml:space="preserve"> Thông tin</w:t>
      </w:r>
      <w:r w:rsidR="00CD089F" w:rsidRPr="00BB5DED">
        <w:rPr>
          <w:sz w:val="18"/>
          <w:szCs w:val="18"/>
          <w:lang w:val="vi-VN"/>
        </w:rPr>
        <w:br/>
      </w:r>
      <w:hyperlink r:id="rId10" w:history="1">
        <w:r w:rsidR="00DA539D" w:rsidRPr="00BB5DED">
          <w:rPr>
            <w:rStyle w:val="Hyperlink"/>
            <w:color w:val="auto"/>
            <w:sz w:val="18"/>
            <w:szCs w:val="18"/>
            <w:u w:val="none"/>
            <w:lang w:val="vi-VN"/>
          </w:rPr>
          <w:t>20521498@gm.uit.edu.vn</w:t>
        </w:r>
      </w:hyperlink>
    </w:p>
    <w:p w14:paraId="4D31E80B" w14:textId="6484D868" w:rsidR="008C42C2" w:rsidRPr="00BB5DED" w:rsidRDefault="00DA539D" w:rsidP="00E729D9">
      <w:pPr>
        <w:pStyle w:val="Author"/>
        <w:spacing w:before="0"/>
        <w:rPr>
          <w:sz w:val="18"/>
          <w:szCs w:val="18"/>
          <w:lang w:val="vi-VN"/>
        </w:rPr>
      </w:pPr>
      <w:r w:rsidRPr="00BB5DED">
        <w:rPr>
          <w:sz w:val="18"/>
          <w:szCs w:val="18"/>
          <w:lang w:val="vi-VN"/>
        </w:rPr>
        <w:t>Nguyễn Thành Phát</w:t>
      </w:r>
      <w:r w:rsidR="00EA1138" w:rsidRPr="00BB5DED">
        <w:rPr>
          <w:sz w:val="18"/>
          <w:szCs w:val="18"/>
          <w:lang w:val="vi-VN"/>
        </w:rPr>
        <w:t xml:space="preserve"> </w:t>
      </w:r>
      <w:r w:rsidR="00EA1138" w:rsidRPr="00BB5DED">
        <w:rPr>
          <w:sz w:val="18"/>
          <w:szCs w:val="18"/>
          <w:lang w:val="vi-VN"/>
        </w:rPr>
        <w:br/>
        <w:t>IS304.N21.HTTT</w:t>
      </w:r>
      <w:r w:rsidR="00EA1138" w:rsidRPr="00BB5DED">
        <w:rPr>
          <w:sz w:val="18"/>
          <w:szCs w:val="18"/>
          <w:lang w:val="vi-VN"/>
        </w:rPr>
        <w:br/>
        <w:t>Đại học Công nghệ</w:t>
      </w:r>
      <w:r w:rsidR="00CD63CC" w:rsidRPr="00BB5DED">
        <w:rPr>
          <w:sz w:val="18"/>
          <w:szCs w:val="18"/>
          <w:lang w:val="vi-VN"/>
        </w:rPr>
        <w:br/>
      </w:r>
      <w:r w:rsidR="00EA1138" w:rsidRPr="00BB5DED">
        <w:rPr>
          <w:sz w:val="18"/>
          <w:szCs w:val="18"/>
          <w:lang w:val="vi-VN"/>
        </w:rPr>
        <w:t xml:space="preserve"> Thông tin</w:t>
      </w:r>
      <w:r w:rsidR="00EA1138" w:rsidRPr="00BB5DED">
        <w:rPr>
          <w:i/>
          <w:sz w:val="18"/>
          <w:szCs w:val="18"/>
          <w:lang w:val="vi-VN"/>
        </w:rPr>
        <w:br/>
      </w:r>
      <w:hyperlink r:id="rId11" w:history="1">
        <w:r w:rsidR="00CD63CC" w:rsidRPr="00BB5DED">
          <w:rPr>
            <w:rStyle w:val="Hyperlink"/>
            <w:color w:val="auto"/>
            <w:sz w:val="18"/>
            <w:szCs w:val="18"/>
            <w:u w:val="none"/>
            <w:lang w:val="vi-VN"/>
          </w:rPr>
          <w:t>20520270@gm.uit.edu.vn</w:t>
        </w:r>
      </w:hyperlink>
    </w:p>
    <w:p w14:paraId="20BAA280" w14:textId="52B4E9E2" w:rsidR="00CD089F" w:rsidRPr="00BB5DED" w:rsidRDefault="00DA539D" w:rsidP="00E729D9">
      <w:pPr>
        <w:pStyle w:val="Author"/>
        <w:spacing w:before="0"/>
        <w:rPr>
          <w:sz w:val="18"/>
          <w:szCs w:val="18"/>
          <w:lang w:val="vi-VN"/>
        </w:rPr>
      </w:pPr>
      <w:r w:rsidRPr="00BB5DED">
        <w:rPr>
          <w:sz w:val="18"/>
          <w:szCs w:val="18"/>
          <w:lang w:val="vi-VN"/>
        </w:rPr>
        <w:t>Nguyễn Hoài Linh</w:t>
      </w:r>
      <w:r w:rsidRPr="00BB5DED">
        <w:rPr>
          <w:sz w:val="18"/>
          <w:szCs w:val="18"/>
          <w:lang w:val="vi-VN"/>
        </w:rPr>
        <w:br/>
        <w:t>IS304.N21.HTTT</w:t>
      </w:r>
      <w:r w:rsidRPr="00BB5DED">
        <w:rPr>
          <w:sz w:val="18"/>
          <w:szCs w:val="18"/>
          <w:lang w:val="vi-VN"/>
        </w:rPr>
        <w:br/>
        <w:t xml:space="preserve">Đại học Công nghệ </w:t>
      </w:r>
      <w:r w:rsidR="00CD63CC" w:rsidRPr="00BB5DED">
        <w:rPr>
          <w:sz w:val="18"/>
          <w:szCs w:val="18"/>
          <w:lang w:val="vi-VN"/>
        </w:rPr>
        <w:br/>
      </w:r>
      <w:r w:rsidRPr="00BB5DED">
        <w:rPr>
          <w:sz w:val="18"/>
          <w:szCs w:val="18"/>
          <w:lang w:val="vi-VN"/>
        </w:rPr>
        <w:t>Thông tin</w:t>
      </w:r>
      <w:r w:rsidRPr="00BB5DED">
        <w:rPr>
          <w:i/>
          <w:sz w:val="18"/>
          <w:szCs w:val="18"/>
          <w:lang w:val="vi-VN"/>
        </w:rPr>
        <w:br/>
      </w:r>
      <w:r w:rsidRPr="00BB5DED">
        <w:rPr>
          <w:sz w:val="18"/>
          <w:szCs w:val="18"/>
          <w:lang w:val="vi-VN"/>
        </w:rPr>
        <w:t>20521534@gm.uit.edu.vn</w:t>
      </w:r>
    </w:p>
    <w:p w14:paraId="50180E1D" w14:textId="19604753" w:rsidR="001A3B3D" w:rsidRPr="00BB5DED" w:rsidRDefault="00CD089F" w:rsidP="00E729D9">
      <w:pPr>
        <w:pStyle w:val="Author"/>
        <w:spacing w:before="0"/>
        <w:rPr>
          <w:sz w:val="18"/>
          <w:szCs w:val="18"/>
          <w:lang w:val="vi-VN"/>
        </w:rPr>
        <w:sectPr w:rsidR="001A3B3D" w:rsidRPr="00BB5DED" w:rsidSect="00CD089F">
          <w:type w:val="continuous"/>
          <w:pgSz w:w="12240" w:h="15840" w:code="1"/>
          <w:pgMar w:top="1080" w:right="893" w:bottom="1440" w:left="893" w:header="720" w:footer="720" w:gutter="0"/>
          <w:cols w:num="5" w:space="215"/>
          <w:docGrid w:linePitch="360"/>
        </w:sectPr>
      </w:pPr>
      <w:r w:rsidRPr="00BB5DED">
        <w:rPr>
          <w:sz w:val="18"/>
          <w:szCs w:val="18"/>
          <w:lang w:val="vi-VN"/>
        </w:rPr>
        <w:t>Nguyễn Đạt</w:t>
      </w:r>
      <w:r w:rsidRPr="00BB5DED">
        <w:rPr>
          <w:sz w:val="18"/>
          <w:szCs w:val="18"/>
          <w:lang w:val="vi-VN"/>
        </w:rPr>
        <w:br/>
        <w:t>IS304.N21.HTTT</w:t>
      </w:r>
      <w:r w:rsidRPr="00BB5DED">
        <w:rPr>
          <w:sz w:val="18"/>
          <w:szCs w:val="18"/>
          <w:lang w:val="vi-VN"/>
        </w:rPr>
        <w:br/>
        <w:t>Đại học Công nghệ</w:t>
      </w:r>
      <w:r w:rsidR="00CD63CC" w:rsidRPr="00BB5DED">
        <w:rPr>
          <w:sz w:val="18"/>
          <w:szCs w:val="18"/>
          <w:lang w:val="vi-VN"/>
        </w:rPr>
        <w:br/>
      </w:r>
      <w:r w:rsidRPr="00BB5DED">
        <w:rPr>
          <w:sz w:val="18"/>
          <w:szCs w:val="18"/>
          <w:lang w:val="vi-VN"/>
        </w:rPr>
        <w:t xml:space="preserve"> Thông tin</w:t>
      </w:r>
      <w:r w:rsidRPr="00BB5DED">
        <w:rPr>
          <w:i/>
          <w:sz w:val="18"/>
          <w:szCs w:val="18"/>
          <w:lang w:val="vi-VN"/>
        </w:rPr>
        <w:br/>
      </w:r>
      <w:r w:rsidRPr="00BB5DED">
        <w:rPr>
          <w:sz w:val="18"/>
          <w:szCs w:val="18"/>
          <w:lang w:val="vi-VN"/>
        </w:rPr>
        <w:t>2052</w:t>
      </w:r>
      <w:r w:rsidR="0075472B" w:rsidRPr="00BB5DED">
        <w:rPr>
          <w:sz w:val="18"/>
          <w:szCs w:val="18"/>
          <w:lang w:val="vi-VN"/>
        </w:rPr>
        <w:t>04</w:t>
      </w:r>
      <w:r w:rsidRPr="00BB5DED">
        <w:rPr>
          <w:sz w:val="18"/>
          <w:szCs w:val="18"/>
          <w:lang w:val="vi-VN"/>
        </w:rPr>
        <w:t>34@gm.uit.edu</w:t>
      </w:r>
      <w:r w:rsidR="00CD63CC" w:rsidRPr="00BB5DED">
        <w:rPr>
          <w:sz w:val="18"/>
          <w:szCs w:val="18"/>
          <w:lang w:val="vi-VN"/>
        </w:rPr>
        <w:t>.v</w:t>
      </w:r>
      <w:r w:rsidR="00AB7C13" w:rsidRPr="00BB5DED">
        <w:rPr>
          <w:sz w:val="18"/>
          <w:szCs w:val="18"/>
          <w:lang w:val="vi-VN"/>
        </w:rPr>
        <w:t>n</w:t>
      </w:r>
    </w:p>
    <w:p w14:paraId="14922177" w14:textId="77777777" w:rsidR="009303D9" w:rsidRPr="00A27799" w:rsidRDefault="009303D9" w:rsidP="00E729D9">
      <w:pPr>
        <w:rPr>
          <w:lang w:val="vi-VN"/>
        </w:rPr>
        <w:sectPr w:rsidR="009303D9" w:rsidRPr="00A27799">
          <w:type w:val="continuous"/>
          <w:pgSz w:w="12240" w:h="15840" w:code="1"/>
          <w:pgMar w:top="1080" w:right="893" w:bottom="1440" w:left="893" w:header="720" w:footer="720" w:gutter="0"/>
          <w:cols w:space="720"/>
          <w:docGrid w:linePitch="360"/>
        </w:sectPr>
      </w:pPr>
    </w:p>
    <w:p w14:paraId="6AA103DF" w14:textId="77777777" w:rsidR="006347CF" w:rsidRPr="00A27799" w:rsidRDefault="006347CF" w:rsidP="00CA4392">
      <w:pPr>
        <w:pStyle w:val="Author"/>
        <w:spacing w:before="100" w:beforeAutospacing="1"/>
        <w:jc w:val="both"/>
        <w:rPr>
          <w:sz w:val="16"/>
          <w:szCs w:val="16"/>
          <w:lang w:val="vi-VN"/>
        </w:rPr>
        <w:sectPr w:rsidR="006347CF" w:rsidRPr="00A27799" w:rsidSect="00F847A6">
          <w:type w:val="continuous"/>
          <w:pgSz w:w="12240" w:h="15840" w:code="1"/>
          <w:pgMar w:top="1080" w:right="893" w:bottom="1440" w:left="893" w:header="720" w:footer="720" w:gutter="0"/>
          <w:cols w:num="4" w:space="216"/>
          <w:docGrid w:linePitch="360"/>
        </w:sectPr>
      </w:pPr>
    </w:p>
    <w:p w14:paraId="3E1E7421" w14:textId="69F815A8" w:rsidR="004D72B5" w:rsidRPr="00234A74" w:rsidRDefault="005366C1" w:rsidP="00E133E2">
      <w:pPr>
        <w:pStyle w:val="Abstract"/>
        <w:spacing w:line="276" w:lineRule="auto"/>
        <w:rPr>
          <w:i/>
        </w:rPr>
      </w:pPr>
      <w:r w:rsidRPr="00B976AA">
        <w:rPr>
          <w:i/>
          <w:lang w:val="vi-VN"/>
        </w:rPr>
        <w:t xml:space="preserve">Tóm tắt </w:t>
      </w:r>
      <w:r w:rsidR="009303D9" w:rsidRPr="00A27799">
        <w:rPr>
          <w:lang w:val="vi-VN"/>
        </w:rPr>
        <w:t>—</w:t>
      </w:r>
      <w:r w:rsidR="00AF754D" w:rsidRPr="00B976AA">
        <w:rPr>
          <w:lang w:val="vi-VN"/>
        </w:rPr>
        <w:t xml:space="preserve"> </w:t>
      </w:r>
      <w:r w:rsidR="00BE6AC3" w:rsidRPr="00B976AA">
        <w:rPr>
          <w:lang w:val="vi-VN"/>
        </w:rPr>
        <w:t xml:space="preserve">Bài báo sử dụng kỹ thuật phân tích chuỗi thời gian trong bài toán dự đoán giá cổ phiếu. </w:t>
      </w:r>
      <w:r w:rsidR="00234A74" w:rsidRPr="00B976AA">
        <w:rPr>
          <w:lang w:val="vi-VN"/>
        </w:rPr>
        <w:t xml:space="preserve">Dự đoán giá cổ phiếu là một tác vụ khó khăn do tính phức tạp và biến động của thị trường tài chính. </w:t>
      </w:r>
      <w:r w:rsidR="001A42EA" w:rsidRPr="00A27799">
        <w:rPr>
          <w:lang w:val="vi-VN"/>
        </w:rPr>
        <w:t xml:space="preserve"> </w:t>
      </w:r>
      <w:r w:rsidR="00234A74" w:rsidRPr="00B976AA">
        <w:rPr>
          <w:lang w:val="vi-VN"/>
        </w:rPr>
        <w:t xml:space="preserve">Đó là lí do cho </w:t>
      </w:r>
      <w:r w:rsidR="00234A74" w:rsidRPr="00234A74">
        <w:rPr>
          <w:lang w:val="vi-VN"/>
        </w:rPr>
        <w:t>sự quan tâm ngày càng tăng về việc sử dụng các phương pháp máy học và mạng nơ-ron sâu để cải thiện độ chính xác của dự đoán giá cổ phiếu.</w:t>
      </w:r>
      <w:r w:rsidR="00234A74" w:rsidRPr="00B976AA">
        <w:rPr>
          <w:lang w:val="vi-VN"/>
        </w:rPr>
        <w:t xml:space="preserve"> </w:t>
      </w:r>
      <w:r w:rsidR="00A31E0B">
        <w:t xml:space="preserve">Trong bài báo này, </w:t>
      </w:r>
      <w:r w:rsidR="00832C01">
        <w:t>chúng tôi</w:t>
      </w:r>
      <w:r w:rsidR="00A31E0B">
        <w:t xml:space="preserve"> sử dụng </w:t>
      </w:r>
      <w:r w:rsidR="00B7384B">
        <w:t xml:space="preserve">các mô hình: </w:t>
      </w:r>
      <w:r w:rsidR="00C654C3" w:rsidRPr="00C654C3">
        <w:t>Linear Regression, Gated Recurrent Unit (GRU), Autoregressive Integrated Moving Average (ARIMA), Exponential Smoothing (ETS), Long Short-Term Memory (LSTM), Recurrent Neural Networks (RNN), Gradient Boosted Tree (GBT),  Hidden Markov Model (HMM), Extreme Gradient Boosting (XGBoost), Deep Feedforward Neural Network (DFNN), Temporal Convolutional Attention Networks (TCANs)</w:t>
      </w:r>
      <w:r w:rsidR="00B7384B">
        <w:t xml:space="preserve"> để dự đoán giá cổ phiếu</w:t>
      </w:r>
      <w:r w:rsidR="00C654C3" w:rsidRPr="00C654C3">
        <w:t xml:space="preserve"> trên ba bộ dữ liệu </w:t>
      </w:r>
      <w:r w:rsidR="00B7384B">
        <w:rPr>
          <w:lang w:val="vi-VN"/>
        </w:rPr>
        <w:t>Catalent</w:t>
      </w:r>
      <w:r w:rsidR="00C654C3" w:rsidRPr="00C654C3">
        <w:t xml:space="preserve">, </w:t>
      </w:r>
      <w:r w:rsidR="00B7384B">
        <w:rPr>
          <w:lang w:val="vi-VN"/>
        </w:rPr>
        <w:t>Intel Corporation</w:t>
      </w:r>
      <w:r w:rsidR="003C7692">
        <w:t xml:space="preserve"> </w:t>
      </w:r>
      <w:r w:rsidR="00C654C3" w:rsidRPr="00C654C3">
        <w:t xml:space="preserve">và </w:t>
      </w:r>
      <w:r w:rsidR="00B7384B" w:rsidRPr="00634AAE">
        <w:rPr>
          <w:lang w:val="vi-VN"/>
        </w:rPr>
        <w:t xml:space="preserve">Nutrien </w:t>
      </w:r>
      <w:r w:rsidR="00C654C3" w:rsidRPr="00C654C3">
        <w:t>theo hai tỉ lệ của train:validate:test là 7:1:2 và 6:2:2.</w:t>
      </w:r>
      <w:r w:rsidR="00B7384B">
        <w:t xml:space="preserve"> </w:t>
      </w:r>
      <w:r w:rsidR="00B915B3">
        <w:t>Sau đó thực hiện so sánh hiệu suất của các mô hình dự</w:t>
      </w:r>
      <w:r w:rsidR="00F27CEF">
        <w:t xml:space="preserve">a trên ba độ đo: </w:t>
      </w:r>
      <w:r w:rsidR="00050F35" w:rsidRPr="00050F35">
        <w:t>MAPE</w:t>
      </w:r>
      <w:r w:rsidR="003C7692">
        <w:t xml:space="preserve">, </w:t>
      </w:r>
      <w:r w:rsidR="00AE6AB9" w:rsidRPr="00AE6AB9">
        <w:t>RMSE</w:t>
      </w:r>
      <w:r w:rsidR="003C7692">
        <w:t xml:space="preserve">, </w:t>
      </w:r>
      <w:r w:rsidR="003B42EC" w:rsidRPr="003B42EC">
        <w:t>MLSE</w:t>
      </w:r>
      <w:r w:rsidR="003C7692">
        <w:t xml:space="preserve">. </w:t>
      </w:r>
      <w:r w:rsidR="004C62D7">
        <w:t>Cuối cùng, chúng tôi sử dụng hai mô hình tốt nhất</w:t>
      </w:r>
      <w:r w:rsidR="004C62D7" w:rsidRPr="004C62D7">
        <w:t xml:space="preserve"> </w:t>
      </w:r>
      <w:r w:rsidR="004C62D7">
        <w:t>để dự đoán giá</w:t>
      </w:r>
      <w:r w:rsidR="00240AA6">
        <w:t xml:space="preserve"> đóng cửa</w:t>
      </w:r>
      <w:r w:rsidR="004C62D7">
        <w:t xml:space="preserve"> cổ phiếu 30 ngày tiếp theo </w:t>
      </w:r>
      <w:r w:rsidR="001C61EF">
        <w:t xml:space="preserve">đối </w:t>
      </w:r>
      <w:r w:rsidR="00B70151">
        <w:t xml:space="preserve">với hai mô hình đạt hiệu suất tốt nhất. </w:t>
      </w:r>
      <w:r w:rsidR="004C62D7">
        <w:t>Kết quả cho thấy mô hình LSTM và HMM có hiệu suất tốt hơn so với các mô hình còn lại.</w:t>
      </w:r>
      <w:r w:rsidR="003C7692">
        <w:t xml:space="preserve"> </w:t>
      </w:r>
      <w:r w:rsidR="003C7692" w:rsidRPr="003C7692">
        <w:t>Các kết quả nghiên cứu này có thể cung cấp thông tin hữu ích và hướng dẫn cho các nhà đầu tư và chuyên gia tài chính trong việc đưa ra các quyết định dựa trên dự đoán giá cổ phiếu.</w:t>
      </w:r>
    </w:p>
    <w:p w14:paraId="3159E1F7" w14:textId="79889D02" w:rsidR="009303D9" w:rsidRPr="00B70151" w:rsidRDefault="00D745AD" w:rsidP="00E133E2">
      <w:pPr>
        <w:pStyle w:val="Keywords"/>
        <w:spacing w:line="276" w:lineRule="auto"/>
        <w:ind w:firstLine="216"/>
      </w:pPr>
      <w:r w:rsidRPr="00865F94">
        <w:rPr>
          <w:lang w:val="vi-VN"/>
        </w:rPr>
        <w:t>Từ khóa – Cổ phiếu</w:t>
      </w:r>
      <w:r w:rsidR="00D36096" w:rsidRPr="00865F94">
        <w:rPr>
          <w:lang w:val="vi-VN"/>
        </w:rPr>
        <w:t xml:space="preserve">, </w:t>
      </w:r>
      <w:r w:rsidR="00776DD5" w:rsidRPr="00865F94">
        <w:rPr>
          <w:lang w:val="vi-VN"/>
        </w:rPr>
        <w:t>Linear Regression, GRU, ARIMA, ETS, LSTM, RNN, GBT, HMM, XGBoost, DFNN, TCAN</w:t>
      </w:r>
      <w:r w:rsidR="00B70151">
        <w:t>s</w:t>
      </w:r>
    </w:p>
    <w:p w14:paraId="603EA19C" w14:textId="57E34B80" w:rsidR="009303D9" w:rsidRPr="00056FDE" w:rsidRDefault="00514A38" w:rsidP="00033D20">
      <w:pPr>
        <w:pStyle w:val="Heading1"/>
        <w:spacing w:line="276" w:lineRule="auto"/>
        <w:ind w:firstLine="0"/>
        <w:rPr>
          <w:b/>
          <w:bCs/>
          <w:lang w:val="vi-VN"/>
        </w:rPr>
      </w:pPr>
      <w:r w:rsidRPr="00056FDE">
        <w:rPr>
          <w:b/>
          <w:bCs/>
          <w:lang w:val="vi-VN"/>
        </w:rPr>
        <w:t>GIỚI THIỆU</w:t>
      </w:r>
    </w:p>
    <w:p w14:paraId="06B66F54" w14:textId="13883E93" w:rsidR="00706F3C" w:rsidRPr="00B976AA" w:rsidRDefault="008B00AA" w:rsidP="00E133E2">
      <w:pPr>
        <w:tabs>
          <w:tab w:val="clear" w:pos="425"/>
          <w:tab w:val="left" w:pos="284"/>
        </w:tabs>
        <w:spacing w:line="276" w:lineRule="auto"/>
        <w:rPr>
          <w:lang w:val="vi-VN"/>
        </w:rPr>
      </w:pPr>
      <w:r>
        <w:rPr>
          <w:lang w:val="vi-VN"/>
        </w:rPr>
        <w:tab/>
      </w:r>
      <w:r w:rsidR="00706F3C" w:rsidRPr="00706F3C">
        <w:rPr>
          <w:lang w:val="vi-VN"/>
        </w:rPr>
        <w:t xml:space="preserve">Cổ phiếu được coi là hình thức đầu tư trọng điểm trong ngành tài chính, đại diện cho quyền sở hữu một phần trong tổ chức phát hành. </w:t>
      </w:r>
      <w:r w:rsidR="0085171C" w:rsidRPr="00B976AA">
        <w:rPr>
          <w:lang w:val="vi-VN"/>
        </w:rPr>
        <w:t xml:space="preserve">Theo </w:t>
      </w:r>
      <w:r w:rsidR="00471CF7" w:rsidRPr="00B976AA">
        <w:rPr>
          <w:lang w:val="vi-VN"/>
        </w:rPr>
        <w:t>Investopedia</w:t>
      </w:r>
      <w:r w:rsidR="003164C5" w:rsidRPr="00B976AA">
        <w:rPr>
          <w:lang w:val="vi-VN"/>
        </w:rPr>
        <w:t xml:space="preserve"> [1]</w:t>
      </w:r>
      <w:r w:rsidR="00471CF7" w:rsidRPr="00B976AA">
        <w:rPr>
          <w:lang w:val="vi-VN"/>
        </w:rPr>
        <w:t xml:space="preserve">, </w:t>
      </w:r>
      <w:r w:rsidR="003B5494" w:rsidRPr="003E511D">
        <w:rPr>
          <w:lang w:val="vi-VN"/>
        </w:rPr>
        <w:t>c</w:t>
      </w:r>
      <w:r w:rsidR="00706F3C" w:rsidRPr="00706F3C">
        <w:rPr>
          <w:lang w:val="vi-VN"/>
        </w:rPr>
        <w:t>ông ty Đông Ấn Hà Lan phát hành cổ phiếu đầu tiên vào năm 1602 tại Sở Giao dịch Chứng khoán Amsterdam, đồng thời cũng là công ty đầu tiên phát hành cổ phiếu và trái phiếu.</w:t>
      </w:r>
      <w:r w:rsidR="00362825" w:rsidRPr="00B976AA">
        <w:rPr>
          <w:lang w:val="vi-VN"/>
        </w:rPr>
        <w:t xml:space="preserve"> Điều này đã được coi là một sự tiến bộ quan trọng trong lĩnh vực tài chính và đã mở ra thời kỳ phát triển của thị trường cổ phiếu.</w:t>
      </w:r>
    </w:p>
    <w:p w14:paraId="7A404FC1" w14:textId="344B17F8" w:rsidR="00706F3C" w:rsidRPr="00706F3C" w:rsidRDefault="00706F3C" w:rsidP="00E133E2">
      <w:pPr>
        <w:tabs>
          <w:tab w:val="clear" w:pos="425"/>
          <w:tab w:val="left" w:pos="284"/>
        </w:tabs>
        <w:spacing w:line="276" w:lineRule="auto"/>
        <w:rPr>
          <w:lang w:val="vi-VN"/>
        </w:rPr>
      </w:pPr>
      <w:r>
        <w:rPr>
          <w:lang w:val="vi-VN"/>
        </w:rPr>
        <w:tab/>
      </w:r>
      <w:r w:rsidRPr="00706F3C">
        <w:rPr>
          <w:lang w:val="vi-VN"/>
        </w:rPr>
        <w:t xml:space="preserve">Định giá cổ phiếu là quy trình xác định giá trị thị trường thực sự của cổ phiếu tại một thời điểm nhất định, nhằm hiểu rõ tiềm năng của cổ phiếu để đưa ra quyết định đầu tư phù hợp. </w:t>
      </w:r>
      <w:r w:rsidRPr="00706F3C">
        <w:rPr>
          <w:lang w:val="vi-VN"/>
        </w:rPr>
        <w:t>Đối với doanh nghiệp, việc định giá cổ phiếu được coi là một trong những bước tiên quyết khi công ty cổ phần dự định phát hành cổ phiếu, huy động vốn và tăng cường ảnh hưởng của mình trên thị trường. Từ góc độ của nhà đầu tư, việc định giá cổ phiếu giúp họ xác định cổ phiếu nào đáng để đầu tư và có tiềm năng mang lại lợi nhuận tối đa.</w:t>
      </w:r>
    </w:p>
    <w:p w14:paraId="174159CD" w14:textId="6AB2FF9C" w:rsidR="00706F3C" w:rsidRPr="00706F3C" w:rsidRDefault="00706F3C" w:rsidP="003B5494">
      <w:pPr>
        <w:spacing w:line="276" w:lineRule="auto"/>
        <w:ind w:firstLine="284"/>
        <w:rPr>
          <w:lang w:val="vi-VN"/>
        </w:rPr>
      </w:pPr>
      <w:r w:rsidRPr="00706F3C">
        <w:rPr>
          <w:lang w:val="vi-VN"/>
        </w:rPr>
        <w:t>Một phương pháp tiếp cận sơ bộ trong việc định giá cổ phiếu là đánh giá giá trị cổ phiếu. Nếu giá cổ phiếu hiện tại thấp hơn giá trị đã định giá, nhà đầu tư có thể xem xét mua cổ phiếu. Ngược lại, nếu giá cổ phiếu vượt quá giá trị đã định giá và nhà đầu tư hiện đang sở hữu cổ phiếu, họ có thể bán cổ phiếu để thu về lợi nhuận.</w:t>
      </w:r>
    </w:p>
    <w:p w14:paraId="5DCAD88E" w14:textId="527C23A7" w:rsidR="009303D9" w:rsidRPr="00A27799" w:rsidRDefault="00706F3C" w:rsidP="003B5494">
      <w:pPr>
        <w:spacing w:line="276" w:lineRule="auto"/>
        <w:ind w:firstLine="284"/>
        <w:rPr>
          <w:lang w:val="vi-VN"/>
        </w:rPr>
      </w:pPr>
      <w:r w:rsidRPr="00706F3C">
        <w:rPr>
          <w:lang w:val="vi-VN"/>
        </w:rPr>
        <w:t>Thực tế cho thấy có nhiều thuật toán và kỹ thuật hỗ trợ việc dự báo giá cổ phiếu</w:t>
      </w:r>
      <w:r w:rsidR="008F099D" w:rsidRPr="00B976AA">
        <w:rPr>
          <w:lang w:val="vi-VN"/>
        </w:rPr>
        <w:t xml:space="preserve"> của </w:t>
      </w:r>
      <w:r w:rsidR="001C37A6" w:rsidRPr="00B976AA">
        <w:rPr>
          <w:lang w:val="vi-VN"/>
        </w:rPr>
        <w:t>ba doanh</w:t>
      </w:r>
      <w:r w:rsidR="00CC4369" w:rsidRPr="00B976AA">
        <w:rPr>
          <w:lang w:val="vi-VN"/>
        </w:rPr>
        <w:t xml:space="preserve"> nghiệp</w:t>
      </w:r>
      <w:r w:rsidR="009E4039" w:rsidRPr="00B976AA">
        <w:rPr>
          <w:lang w:val="vi-VN"/>
        </w:rPr>
        <w:t xml:space="preserve"> bao gồm: </w:t>
      </w:r>
      <w:r w:rsidR="009E4039" w:rsidRPr="00634AAE">
        <w:rPr>
          <w:lang w:val="vi-VN"/>
        </w:rPr>
        <w:t>Catalent</w:t>
      </w:r>
      <w:r w:rsidR="009E4039" w:rsidRPr="00B976AA">
        <w:rPr>
          <w:lang w:val="vi-VN"/>
        </w:rPr>
        <w:t xml:space="preserve">, </w:t>
      </w:r>
      <w:r w:rsidR="009E4039" w:rsidRPr="00634AAE">
        <w:rPr>
          <w:lang w:val="vi-VN"/>
        </w:rPr>
        <w:t>Intel Corporation</w:t>
      </w:r>
      <w:r w:rsidR="00701614" w:rsidRPr="00B976AA">
        <w:rPr>
          <w:lang w:val="vi-VN"/>
        </w:rPr>
        <w:t>, Nutrien</w:t>
      </w:r>
      <w:r w:rsidRPr="00706F3C">
        <w:rPr>
          <w:lang w:val="vi-VN"/>
        </w:rPr>
        <w:t xml:space="preserve">. Trong nghiên cứu này, chúng tôi sẽ áp dụng </w:t>
      </w:r>
      <w:r w:rsidRPr="0085744E">
        <w:rPr>
          <w:noProof/>
          <w:lang w:val="vi-VN"/>
        </w:rPr>
        <w:t>1</w:t>
      </w:r>
      <w:r w:rsidR="0028549C" w:rsidRPr="0028549C">
        <w:rPr>
          <w:noProof/>
          <w:lang w:val="vi-VN"/>
        </w:rPr>
        <w:t>1</w:t>
      </w:r>
      <w:r w:rsidRPr="00706F3C">
        <w:rPr>
          <w:lang w:val="vi-VN"/>
        </w:rPr>
        <w:t xml:space="preserve"> mô hình: GRU, ARIMA, LSTM, Linear Regression, </w:t>
      </w:r>
      <w:r w:rsidR="0055023C" w:rsidRPr="0055023C">
        <w:rPr>
          <w:lang w:val="vi-VN"/>
        </w:rPr>
        <w:t>ES</w:t>
      </w:r>
      <w:r w:rsidRPr="00706F3C">
        <w:rPr>
          <w:lang w:val="vi-VN"/>
        </w:rPr>
        <w:t xml:space="preserve">, </w:t>
      </w:r>
      <w:r w:rsidR="001D5127" w:rsidRPr="00440E2D">
        <w:rPr>
          <w:lang w:val="vi-VN"/>
        </w:rPr>
        <w:t>HMM</w:t>
      </w:r>
      <w:r w:rsidRPr="00706F3C">
        <w:rPr>
          <w:lang w:val="vi-VN"/>
        </w:rPr>
        <w:t xml:space="preserve">, GBT, </w:t>
      </w:r>
      <w:r w:rsidR="00405520" w:rsidRPr="0085744E">
        <w:rPr>
          <w:noProof/>
          <w:lang w:val="vi-VN"/>
        </w:rPr>
        <w:t>D</w:t>
      </w:r>
      <w:r w:rsidR="007F7072" w:rsidRPr="00D46774">
        <w:rPr>
          <w:noProof/>
          <w:lang w:val="vi-VN"/>
        </w:rPr>
        <w:t>F</w:t>
      </w:r>
      <w:r w:rsidRPr="0085744E">
        <w:rPr>
          <w:noProof/>
          <w:lang w:val="vi-VN"/>
        </w:rPr>
        <w:t>NN</w:t>
      </w:r>
      <w:r w:rsidRPr="00706F3C">
        <w:rPr>
          <w:lang w:val="vi-VN"/>
        </w:rPr>
        <w:t>, XGBoost, DNN, TCA, RNN để</w:t>
      </w:r>
      <w:r w:rsidR="00F54E0E" w:rsidRPr="00B976AA">
        <w:rPr>
          <w:lang w:val="vi-VN"/>
        </w:rPr>
        <w:t xml:space="preserve"> tiến hành đánh giá hiệu suất các mô hình, sau đó </w:t>
      </w:r>
      <w:r w:rsidR="00701614" w:rsidRPr="00B976AA">
        <w:rPr>
          <w:lang w:val="vi-VN"/>
        </w:rPr>
        <w:t xml:space="preserve">sử dụng hai mô hình tốt nhất </w:t>
      </w:r>
      <w:r w:rsidR="008F099D" w:rsidRPr="00B976AA">
        <w:rPr>
          <w:lang w:val="vi-VN"/>
        </w:rPr>
        <w:t xml:space="preserve">thực hiện dự đoán giá </w:t>
      </w:r>
      <w:r w:rsidR="00240AA6" w:rsidRPr="00B976AA">
        <w:rPr>
          <w:lang w:val="vi-VN"/>
        </w:rPr>
        <w:t xml:space="preserve">đóng cửa của </w:t>
      </w:r>
      <w:r w:rsidR="008F099D" w:rsidRPr="00B976AA">
        <w:rPr>
          <w:lang w:val="vi-VN"/>
        </w:rPr>
        <w:t xml:space="preserve">cổ phiếu </w:t>
      </w:r>
      <w:r w:rsidR="00701614" w:rsidRPr="00B976AA">
        <w:rPr>
          <w:lang w:val="vi-VN"/>
        </w:rPr>
        <w:t>t</w:t>
      </w:r>
      <w:r w:rsidRPr="00706F3C">
        <w:rPr>
          <w:lang w:val="vi-VN"/>
        </w:rPr>
        <w:t xml:space="preserve">rong 30 ngày tiếp theo. </w:t>
      </w:r>
    </w:p>
    <w:p w14:paraId="248F0DA7" w14:textId="59376768" w:rsidR="00AB7C13" w:rsidRPr="00056FDE" w:rsidRDefault="00331134" w:rsidP="00033D20">
      <w:pPr>
        <w:pStyle w:val="Heading1"/>
        <w:spacing w:line="276" w:lineRule="auto"/>
        <w:ind w:firstLine="0"/>
        <w:rPr>
          <w:ins w:id="0" w:author="{2e8bdd80-5606-4c75-b721-f1acf27d5a9a}" w:date="2023-06-04T09:32:00Z"/>
          <w:b/>
          <w:bCs/>
          <w:lang w:val="vi-VN"/>
        </w:rPr>
      </w:pPr>
      <w:r w:rsidRPr="00056FDE">
        <w:rPr>
          <w:b/>
          <w:bCs/>
          <w:lang w:val="vi-VN"/>
        </w:rPr>
        <w:t>CÁC NGHIÊN CỨU LIÊN QUAN</w:t>
      </w:r>
    </w:p>
    <w:p w14:paraId="60E88DF6" w14:textId="18169C96" w:rsidR="00231E84" w:rsidRPr="00A27799" w:rsidRDefault="008B00AA" w:rsidP="00E133E2">
      <w:pPr>
        <w:tabs>
          <w:tab w:val="clear" w:pos="425"/>
          <w:tab w:val="left" w:pos="284"/>
        </w:tabs>
        <w:spacing w:line="276" w:lineRule="auto"/>
        <w:rPr>
          <w:lang w:val="vi-VN"/>
        </w:rPr>
      </w:pPr>
      <w:r>
        <w:rPr>
          <w:lang w:val="vi-VN"/>
        </w:rPr>
        <w:tab/>
      </w:r>
      <w:r w:rsidR="004E33AC" w:rsidRPr="00A27799">
        <w:rPr>
          <w:lang w:val="vi-VN"/>
        </w:rPr>
        <w:t xml:space="preserve">Nhóm tác giả </w:t>
      </w:r>
      <w:r w:rsidR="00145CE5" w:rsidRPr="00A27799">
        <w:rPr>
          <w:lang w:val="vi-VN"/>
        </w:rPr>
        <w:t>Vaishnavi Gururaj</w:t>
      </w:r>
      <w:r w:rsidR="00872B7F" w:rsidRPr="00A27799">
        <w:rPr>
          <w:lang w:val="vi-VN"/>
        </w:rPr>
        <w:t xml:space="preserve">, </w:t>
      </w:r>
      <w:r w:rsidR="003A3E9B" w:rsidRPr="00A27799">
        <w:rPr>
          <w:lang w:val="vi-VN"/>
        </w:rPr>
        <w:t xml:space="preserve">Shriya V R và </w:t>
      </w:r>
      <w:r w:rsidR="007B1674" w:rsidRPr="00A27799">
        <w:rPr>
          <w:lang w:val="vi-VN"/>
        </w:rPr>
        <w:t>Dr. Ashwini K</w:t>
      </w:r>
      <w:r w:rsidR="00F92202" w:rsidRPr="00A27799">
        <w:rPr>
          <w:lang w:val="vi-VN"/>
        </w:rPr>
        <w:t xml:space="preserve"> </w:t>
      </w:r>
      <w:r w:rsidR="002F7765" w:rsidRPr="00A27799">
        <w:rPr>
          <w:lang w:val="vi-VN"/>
        </w:rPr>
        <w:t>[</w:t>
      </w:r>
      <w:r w:rsidR="00701614" w:rsidRPr="00B976AA">
        <w:rPr>
          <w:lang w:val="vi-VN"/>
        </w:rPr>
        <w:t>2</w:t>
      </w:r>
      <w:r w:rsidR="002F7765" w:rsidRPr="00A27799">
        <w:rPr>
          <w:lang w:val="vi-VN"/>
        </w:rPr>
        <w:t xml:space="preserve">] </w:t>
      </w:r>
      <w:r w:rsidR="00F92202" w:rsidRPr="00A27799">
        <w:rPr>
          <w:lang w:val="vi-VN"/>
        </w:rPr>
        <w:t xml:space="preserve">đã </w:t>
      </w:r>
      <w:r w:rsidR="008E1755" w:rsidRPr="00A27799">
        <w:rPr>
          <w:lang w:val="vi-VN"/>
        </w:rPr>
        <w:t>nghiên cứu về</w:t>
      </w:r>
      <w:r w:rsidR="00704C09" w:rsidRPr="00A27799">
        <w:rPr>
          <w:lang w:val="vi-VN"/>
        </w:rPr>
        <w:t xml:space="preserve"> thị trường chứng khoán bằng mô hình</w:t>
      </w:r>
      <w:r w:rsidR="00937EFA" w:rsidRPr="00A27799">
        <w:rPr>
          <w:lang w:val="vi-VN"/>
        </w:rPr>
        <w:t xml:space="preserve"> Linear Regression</w:t>
      </w:r>
      <w:r w:rsidR="008D1C4F" w:rsidRPr="00A27799">
        <w:rPr>
          <w:lang w:val="vi-VN"/>
        </w:rPr>
        <w:t>.</w:t>
      </w:r>
      <w:r w:rsidR="005D2779" w:rsidRPr="00A27799">
        <w:rPr>
          <w:lang w:val="vi-VN"/>
        </w:rPr>
        <w:t xml:space="preserve"> Dataset mà nhóm tác giả sử dụng</w:t>
      </w:r>
      <w:r w:rsidR="00532E71" w:rsidRPr="00A27799">
        <w:rPr>
          <w:lang w:val="vi-VN"/>
        </w:rPr>
        <w:t xml:space="preserve"> là </w:t>
      </w:r>
      <w:r w:rsidR="007D7AC7" w:rsidRPr="00A27799">
        <w:rPr>
          <w:lang w:val="vi-VN"/>
        </w:rPr>
        <w:t>một năm dữ liệu cổ phiếu của Công ty Coca-Cola</w:t>
      </w:r>
      <w:r w:rsidR="00121DBC" w:rsidRPr="00A27799">
        <w:rPr>
          <w:lang w:val="vi-VN"/>
        </w:rPr>
        <w:t xml:space="preserve">, từ </w:t>
      </w:r>
      <w:r w:rsidR="003B5494" w:rsidRPr="00B740D0">
        <w:rPr>
          <w:lang w:val="vi-VN"/>
        </w:rPr>
        <w:t>01/</w:t>
      </w:r>
      <w:r w:rsidR="00121DBC" w:rsidRPr="00A27799">
        <w:rPr>
          <w:lang w:val="vi-VN"/>
        </w:rPr>
        <w:t>2017</w:t>
      </w:r>
      <w:r w:rsidR="003B5494" w:rsidRPr="00B740D0">
        <w:rPr>
          <w:lang w:val="vi-VN"/>
        </w:rPr>
        <w:t>-</w:t>
      </w:r>
      <w:r w:rsidR="00121DBC" w:rsidRPr="00A27799">
        <w:rPr>
          <w:lang w:val="vi-VN"/>
        </w:rPr>
        <w:t>2018.</w:t>
      </w:r>
      <w:r w:rsidR="00552725" w:rsidRPr="00A27799">
        <w:rPr>
          <w:lang w:val="vi-VN"/>
        </w:rPr>
        <w:t xml:space="preserve"> </w:t>
      </w:r>
      <w:r w:rsidR="00E41701" w:rsidRPr="00A27799">
        <w:rPr>
          <w:lang w:val="vi-VN"/>
        </w:rPr>
        <w:t>Các kết quả về độ đo bao gồm</w:t>
      </w:r>
      <w:r w:rsidR="007C380D" w:rsidRPr="00A27799">
        <w:rPr>
          <w:lang w:val="vi-VN"/>
        </w:rPr>
        <w:t>:</w:t>
      </w:r>
      <w:r w:rsidR="00F958FB" w:rsidRPr="00A27799">
        <w:rPr>
          <w:lang w:val="vi-VN"/>
        </w:rPr>
        <w:t xml:space="preserve"> 3.22 (RMSE), 2.53 (MAE), </w:t>
      </w:r>
      <w:r w:rsidR="00740161" w:rsidRPr="00A27799">
        <w:rPr>
          <w:lang w:val="vi-VN"/>
        </w:rPr>
        <w:t>10.37 (MSE) và 0.73 (R-Squared).</w:t>
      </w:r>
    </w:p>
    <w:p w14:paraId="2766983A" w14:textId="1586E9B5" w:rsidR="00BC0E1A" w:rsidRDefault="004B0AA7" w:rsidP="00E133E2">
      <w:pPr>
        <w:spacing w:line="276" w:lineRule="auto"/>
        <w:ind w:firstLine="288"/>
        <w:rPr>
          <w:noProof/>
          <w:lang w:val="vi-VN"/>
        </w:rPr>
      </w:pPr>
      <w:r w:rsidRPr="004B0AA7">
        <w:rPr>
          <w:noProof/>
          <w:lang w:val="vi-VN"/>
        </w:rPr>
        <w:t>N</w:t>
      </w:r>
      <w:r w:rsidR="00BC0E1A" w:rsidRPr="00BC0E1A">
        <w:rPr>
          <w:noProof/>
          <w:lang w:val="vi-VN"/>
        </w:rPr>
        <w:t xml:space="preserve">ghiên cứu "Performance analysis of machine learning models for intrusion detection system using Gini Impurity-based Weighted Random Forest (GIWRF) feature selection technique"[3], tác giả Raisa Abedin Disha và S. Waheed đã thử nghiệm và đánh giá hiệu suất của các mô hình học máy như GRU và GBT trong việc phân loại trong hệ thống phát hiện xâm nhập. Các mô hình này đã được huấn luyện và kiểm tra trên hai tập dữ liệu UNSW-NB 15 và Network TON_IoT. Để tăng cường hiệu suất của các mô hình, tác giả đã sử dụng kỹ thuật </w:t>
      </w:r>
      <w:r w:rsidR="00BC0E1A" w:rsidRPr="00BC0E1A">
        <w:rPr>
          <w:noProof/>
          <w:lang w:val="vi-VN"/>
        </w:rPr>
        <w:lastRenderedPageBreak/>
        <w:t>lựa chọn đặc trưng gọi là Gini Impurity-based Weighted Random Forest (GIWRF). Kỹ thuật này giúp tác giả chọn ra một tập hợp tối ưu các đặc trưng từ dữ liệu. Kết quả thực nghiệm cho thấy mô hình Cây quyết định (DT) hoạt động tốt hơn so với các mô hình khác trong thí nghiệm này khi sử dụng kỹ thuật lựa chọn đặc trưng GIWRF.</w:t>
      </w:r>
    </w:p>
    <w:p w14:paraId="52E9AECD" w14:textId="5C82F7BB" w:rsidR="00F0753B" w:rsidRPr="004D2EDE" w:rsidRDefault="00F0753B" w:rsidP="00E133E2">
      <w:pPr>
        <w:spacing w:line="276" w:lineRule="auto"/>
        <w:ind w:firstLine="288"/>
        <w:rPr>
          <w:lang w:val="vi-VN"/>
        </w:rPr>
      </w:pPr>
      <w:r w:rsidRPr="00F0753B">
        <w:rPr>
          <w:lang w:val="vi-VN"/>
        </w:rPr>
        <w:t>Box và Jenkins đã giới thiệu mô hình ARIMA vào năm 1970. Đây còn được gọi là phương pháp Box-Jenkins, bao gồm một tập hợp các hoạt động để xác định, ước lượng và chẩn đoán các mô hình ARIMA với dữ liệu chuỗi thời gian</w:t>
      </w:r>
      <w:r w:rsidR="00701614" w:rsidRPr="00B976AA">
        <w:rPr>
          <w:lang w:val="vi-VN"/>
        </w:rPr>
        <w:t xml:space="preserve"> </w:t>
      </w:r>
      <w:r w:rsidRPr="004D2EDE">
        <w:rPr>
          <w:lang w:val="vi-VN"/>
        </w:rPr>
        <w:t>[</w:t>
      </w:r>
      <w:r w:rsidR="00701614" w:rsidRPr="00B976AA">
        <w:rPr>
          <w:lang w:val="vi-VN"/>
        </w:rPr>
        <w:t>4</w:t>
      </w:r>
      <w:r w:rsidRPr="004D2EDE">
        <w:rPr>
          <w:lang w:val="vi-VN"/>
        </w:rPr>
        <w:t>]</w:t>
      </w:r>
      <w:r w:rsidRPr="00F0753B">
        <w:rPr>
          <w:lang w:val="vi-VN"/>
        </w:rPr>
        <w:t>.</w:t>
      </w:r>
      <w:r w:rsidR="002913BB" w:rsidRPr="004D2EDE">
        <w:rPr>
          <w:lang w:val="vi-VN"/>
        </w:rPr>
        <w:t xml:space="preserve"> </w:t>
      </w:r>
      <w:r w:rsidR="00215341" w:rsidRPr="004D2EDE">
        <w:rPr>
          <w:lang w:val="vi-VN"/>
        </w:rPr>
        <w:t xml:space="preserve">Các mô hình ARIMA đã chứng minh khả năng tạo ra dự đoán ngắn hạn hiệu quả. </w:t>
      </w:r>
      <w:r w:rsidR="00B42FFE" w:rsidRPr="004D2EDE">
        <w:rPr>
          <w:lang w:val="vi-VN"/>
        </w:rPr>
        <w:t xml:space="preserve">ARIMA </w:t>
      </w:r>
      <w:r w:rsidR="00215341" w:rsidRPr="004D2EDE">
        <w:rPr>
          <w:lang w:val="vi-VN"/>
        </w:rPr>
        <w:t>liên tục vượt trội so với các mô hình phức tạp khác trong dự đoán ngắn hạn</w:t>
      </w:r>
      <w:r w:rsidR="0067524A" w:rsidRPr="004D2EDE">
        <w:rPr>
          <w:lang w:val="vi-VN"/>
        </w:rPr>
        <w:t xml:space="preserve"> [</w:t>
      </w:r>
      <w:r w:rsidR="00701614" w:rsidRPr="00B976AA">
        <w:rPr>
          <w:lang w:val="vi-VN"/>
        </w:rPr>
        <w:t>5</w:t>
      </w:r>
      <w:r w:rsidR="0067524A" w:rsidRPr="004D2EDE">
        <w:rPr>
          <w:lang w:val="vi-VN"/>
        </w:rPr>
        <w:t>]</w:t>
      </w:r>
      <w:r w:rsidR="00215341" w:rsidRPr="004D2EDE">
        <w:rPr>
          <w:lang w:val="vi-VN"/>
        </w:rPr>
        <w:t>.</w:t>
      </w:r>
    </w:p>
    <w:p w14:paraId="6C07BA5E" w14:textId="654620C0" w:rsidR="0009295C" w:rsidRPr="00A27799" w:rsidRDefault="0009295C" w:rsidP="00E133E2">
      <w:pPr>
        <w:spacing w:line="276" w:lineRule="auto"/>
        <w:ind w:firstLine="288"/>
        <w:rPr>
          <w:lang w:val="vi-VN"/>
        </w:rPr>
      </w:pPr>
      <w:r w:rsidRPr="00A27799">
        <w:rPr>
          <w:lang w:val="vi-VN"/>
        </w:rPr>
        <w:t xml:space="preserve">Hai tác giả </w:t>
      </w:r>
      <w:r w:rsidR="00665BAB" w:rsidRPr="00A27799">
        <w:rPr>
          <w:lang w:val="vi-VN"/>
        </w:rPr>
        <w:t>F. Sidqi và I. D. Sumitra [</w:t>
      </w:r>
      <w:r w:rsidR="00701614" w:rsidRPr="00B976AA">
        <w:rPr>
          <w:lang w:val="vi-VN"/>
        </w:rPr>
        <w:t>6</w:t>
      </w:r>
      <w:r w:rsidR="00665BAB" w:rsidRPr="00A27799">
        <w:rPr>
          <w:lang w:val="vi-VN"/>
        </w:rPr>
        <w:t>]</w:t>
      </w:r>
      <w:r w:rsidR="00160E82" w:rsidRPr="00A27799">
        <w:rPr>
          <w:lang w:val="vi-VN"/>
        </w:rPr>
        <w:t xml:space="preserve"> đã nghiên cứu </w:t>
      </w:r>
      <w:r w:rsidR="003F4942" w:rsidRPr="00A27799">
        <w:rPr>
          <w:lang w:val="vi-VN"/>
        </w:rPr>
        <w:t>và áp dụng hai phương pháp Single Exponential Smoothing (SES) và Double Exponential Smoothing (DES) để dự báo doanh số bán hàng sản phẩm.</w:t>
      </w:r>
      <w:r w:rsidR="00711AC8" w:rsidRPr="00A27799">
        <w:rPr>
          <w:lang w:val="vi-VN"/>
        </w:rPr>
        <w:t xml:space="preserve"> Kết quả cho thấy</w:t>
      </w:r>
      <w:r w:rsidR="00A36F81" w:rsidRPr="0085744E">
        <w:rPr>
          <w:lang w:val="vi-VN"/>
        </w:rPr>
        <w:t>,</w:t>
      </w:r>
      <w:r w:rsidR="00711AC8" w:rsidRPr="00A27799">
        <w:rPr>
          <w:lang w:val="vi-VN"/>
        </w:rPr>
        <w:t xml:space="preserve"> MAPE của SES là 20% và MAPE của DES khoảng 24%. Phương pháp Single</w:t>
      </w:r>
      <w:r w:rsidR="00CB128C" w:rsidRPr="00A27799">
        <w:rPr>
          <w:lang w:val="vi-VN"/>
        </w:rPr>
        <w:t xml:space="preserve"> </w:t>
      </w:r>
      <w:r w:rsidR="00711AC8" w:rsidRPr="00A27799">
        <w:rPr>
          <w:lang w:val="vi-VN"/>
        </w:rPr>
        <w:t>Exponential Smoothing có sai số thấp hơn.</w:t>
      </w:r>
    </w:p>
    <w:p w14:paraId="25670212" w14:textId="32B6E821" w:rsidR="00F814C9" w:rsidRDefault="0042282F" w:rsidP="00E133E2">
      <w:pPr>
        <w:spacing w:line="276" w:lineRule="auto"/>
        <w:ind w:firstLine="288"/>
        <w:rPr>
          <w:lang w:val="vi-VN"/>
        </w:rPr>
      </w:pPr>
      <w:r w:rsidRPr="00440E2D">
        <w:rPr>
          <w:lang w:val="vi-VN"/>
        </w:rPr>
        <w:t xml:space="preserve">Ba tác giả </w:t>
      </w:r>
      <w:r w:rsidR="00D534F5" w:rsidRPr="00440E2D">
        <w:rPr>
          <w:lang w:val="vi-VN"/>
        </w:rPr>
        <w:t xml:space="preserve">Murtaza Roondiwala, Harshal Patel và Shraddha Varma đã áp dụng </w:t>
      </w:r>
      <w:r w:rsidR="0091406D" w:rsidRPr="00440E2D">
        <w:rPr>
          <w:lang w:val="vi-VN"/>
        </w:rPr>
        <w:t>mô hình LSTM</w:t>
      </w:r>
      <w:r w:rsidR="00411A66" w:rsidRPr="00440E2D">
        <w:rPr>
          <w:lang w:val="vi-VN"/>
        </w:rPr>
        <w:t xml:space="preserve"> </w:t>
      </w:r>
      <w:r w:rsidR="002E16BF" w:rsidRPr="00440E2D">
        <w:rPr>
          <w:lang w:val="vi-VN"/>
        </w:rPr>
        <w:t>(</w:t>
      </w:r>
      <w:r w:rsidR="00411A66" w:rsidRPr="00440E2D">
        <w:rPr>
          <w:lang w:val="vi-VN"/>
        </w:rPr>
        <w:t>Long Short-Term memory</w:t>
      </w:r>
      <w:r w:rsidR="002E16BF" w:rsidRPr="00440E2D">
        <w:rPr>
          <w:lang w:val="vi-VN"/>
        </w:rPr>
        <w:t>)</w:t>
      </w:r>
      <w:r w:rsidR="0091406D" w:rsidRPr="00440E2D">
        <w:rPr>
          <w:lang w:val="vi-VN"/>
        </w:rPr>
        <w:t xml:space="preserve"> trong việc dự </w:t>
      </w:r>
      <w:r w:rsidR="002E16BF" w:rsidRPr="00440E2D">
        <w:rPr>
          <w:lang w:val="vi-VN"/>
        </w:rPr>
        <w:t>đoán giá trị của cổ phiếu</w:t>
      </w:r>
      <w:r w:rsidR="002B177B" w:rsidRPr="00440E2D">
        <w:rPr>
          <w:lang w:val="vi-VN"/>
        </w:rPr>
        <w:t xml:space="preserve"> </w:t>
      </w:r>
      <w:r w:rsidR="00AE3A30" w:rsidRPr="00440E2D">
        <w:rPr>
          <w:lang w:val="vi-VN"/>
        </w:rPr>
        <w:t xml:space="preserve">của </w:t>
      </w:r>
      <w:r w:rsidR="002D3A68" w:rsidRPr="00440E2D">
        <w:rPr>
          <w:lang w:val="vi-VN"/>
        </w:rPr>
        <w:t>NIFTY</w:t>
      </w:r>
      <w:r w:rsidR="00DB5C2C" w:rsidRPr="00634AAE">
        <w:rPr>
          <w:lang w:val="vi-VN"/>
        </w:rPr>
        <w:t xml:space="preserve"> 50</w:t>
      </w:r>
      <w:r w:rsidR="00701614" w:rsidRPr="00B976AA">
        <w:rPr>
          <w:lang w:val="vi-VN"/>
        </w:rPr>
        <w:t xml:space="preserve"> </w:t>
      </w:r>
      <w:r w:rsidR="002B177B" w:rsidRPr="00440E2D">
        <w:rPr>
          <w:lang w:val="vi-VN"/>
        </w:rPr>
        <w:t>[</w:t>
      </w:r>
      <w:r w:rsidR="00701614" w:rsidRPr="00B976AA">
        <w:rPr>
          <w:lang w:val="vi-VN"/>
        </w:rPr>
        <w:t>7</w:t>
      </w:r>
      <w:r w:rsidR="002B177B" w:rsidRPr="00440E2D">
        <w:rPr>
          <w:lang w:val="vi-VN"/>
        </w:rPr>
        <w:t>]</w:t>
      </w:r>
      <w:r w:rsidR="002E16BF" w:rsidRPr="00440E2D">
        <w:rPr>
          <w:lang w:val="vi-VN"/>
        </w:rPr>
        <w:t>.</w:t>
      </w:r>
      <w:r w:rsidR="00B92EEC" w:rsidRPr="00440E2D">
        <w:rPr>
          <w:lang w:val="vi-VN"/>
        </w:rPr>
        <w:t xml:space="preserve"> Họ đã sử dụng </w:t>
      </w:r>
      <w:r w:rsidR="00657755" w:rsidRPr="00440E2D">
        <w:rPr>
          <w:lang w:val="vi-VN"/>
        </w:rPr>
        <w:t xml:space="preserve">500 epochs để train </w:t>
      </w:r>
      <w:r w:rsidR="00DE1A7C" w:rsidRPr="00440E2D">
        <w:rPr>
          <w:lang w:val="vi-VN"/>
        </w:rPr>
        <w:t>và kết quả đạt được là vô cùng tốt</w:t>
      </w:r>
      <w:r w:rsidR="00505DED" w:rsidRPr="00440E2D">
        <w:rPr>
          <w:lang w:val="vi-VN"/>
        </w:rPr>
        <w:t>.</w:t>
      </w:r>
      <w:r w:rsidR="00DE1A7C" w:rsidRPr="00440E2D">
        <w:rPr>
          <w:lang w:val="vi-VN"/>
        </w:rPr>
        <w:t xml:space="preserve"> </w:t>
      </w:r>
      <w:r w:rsidR="00482F4B" w:rsidRPr="00440E2D">
        <w:rPr>
          <w:lang w:val="vi-VN"/>
        </w:rPr>
        <w:t>Mô hình cho ra được các kết quả</w:t>
      </w:r>
      <w:r w:rsidR="00CD1007" w:rsidRPr="00440E2D">
        <w:rPr>
          <w:lang w:val="vi-VN"/>
        </w:rPr>
        <w:t xml:space="preserve"> RMSE </w:t>
      </w:r>
      <w:r w:rsidR="00071F28" w:rsidRPr="00440E2D">
        <w:rPr>
          <w:lang w:val="vi-VN"/>
        </w:rPr>
        <w:t xml:space="preserve">trên tập test </w:t>
      </w:r>
      <w:r w:rsidR="00CD1007" w:rsidRPr="00440E2D">
        <w:rPr>
          <w:lang w:val="vi-VN"/>
        </w:rPr>
        <w:t xml:space="preserve">rơi vào </w:t>
      </w:r>
    </w:p>
    <w:p w14:paraId="4ECEDF85" w14:textId="28CFCD9C" w:rsidR="002B1F75" w:rsidRPr="00440E2D" w:rsidRDefault="00CD1007" w:rsidP="00E133E2">
      <w:pPr>
        <w:spacing w:line="276" w:lineRule="auto"/>
        <w:rPr>
          <w:lang w:val="vi-VN"/>
        </w:rPr>
      </w:pPr>
      <w:r w:rsidRPr="00440E2D">
        <w:rPr>
          <w:lang w:val="vi-VN"/>
        </w:rPr>
        <w:t>khoảng 0.00</w:t>
      </w:r>
      <w:r w:rsidR="00DB55E2" w:rsidRPr="00440E2D">
        <w:rPr>
          <w:lang w:val="vi-VN"/>
        </w:rPr>
        <w:t>859</w:t>
      </w:r>
      <w:r w:rsidR="00DA295C" w:rsidRPr="00440E2D">
        <w:rPr>
          <w:lang w:val="vi-VN"/>
        </w:rPr>
        <w:t xml:space="preserve">. Sai số vô cùng thấp cho thấy giá trị dự </w:t>
      </w:r>
      <w:r w:rsidR="00CE6FDD" w:rsidRPr="0028549C">
        <w:rPr>
          <w:lang w:val="vi-VN"/>
        </w:rPr>
        <w:t>đoán</w:t>
      </w:r>
      <w:r w:rsidR="00DA295C" w:rsidRPr="00440E2D">
        <w:rPr>
          <w:lang w:val="vi-VN"/>
        </w:rPr>
        <w:t xml:space="preserve"> cực kì tốt.</w:t>
      </w:r>
    </w:p>
    <w:p w14:paraId="28EF2CC1" w14:textId="2D678CB2" w:rsidR="002B1F75" w:rsidRPr="00440E2D" w:rsidRDefault="003262F5" w:rsidP="00E133E2">
      <w:pPr>
        <w:spacing w:line="276" w:lineRule="auto"/>
        <w:ind w:firstLine="288"/>
        <w:rPr>
          <w:lang w:val="vi-VN"/>
        </w:rPr>
      </w:pPr>
      <w:r w:rsidRPr="00440E2D">
        <w:rPr>
          <w:lang w:val="vi-VN"/>
        </w:rPr>
        <w:t>Tác giả Yong</w:t>
      </w:r>
      <w:r w:rsidR="00101A6C" w:rsidRPr="00440E2D">
        <w:rPr>
          <w:lang w:val="vi-VN"/>
        </w:rPr>
        <w:t xml:space="preserve">qiong </w:t>
      </w:r>
      <w:r w:rsidR="002D17F9" w:rsidRPr="00440E2D">
        <w:rPr>
          <w:lang w:val="vi-VN"/>
        </w:rPr>
        <w:t>Zhu</w:t>
      </w:r>
      <w:r w:rsidR="003F7296" w:rsidRPr="00B976AA">
        <w:rPr>
          <w:lang w:val="vi-VN"/>
        </w:rPr>
        <w:t xml:space="preserve"> </w:t>
      </w:r>
      <w:r w:rsidR="003F7296" w:rsidRPr="00440E2D">
        <w:rPr>
          <w:lang w:val="vi-VN"/>
        </w:rPr>
        <w:t>[</w:t>
      </w:r>
      <w:r w:rsidR="003F7296" w:rsidRPr="00B976AA">
        <w:rPr>
          <w:lang w:val="vi-VN"/>
        </w:rPr>
        <w:t>8</w:t>
      </w:r>
      <w:r w:rsidR="003F7296" w:rsidRPr="00440E2D">
        <w:rPr>
          <w:lang w:val="vi-VN"/>
        </w:rPr>
        <w:t xml:space="preserve">] </w:t>
      </w:r>
      <w:r w:rsidR="002D17F9" w:rsidRPr="00440E2D">
        <w:rPr>
          <w:lang w:val="vi-VN"/>
        </w:rPr>
        <w:t xml:space="preserve">đã </w:t>
      </w:r>
      <w:r w:rsidR="00DF5441" w:rsidRPr="00440E2D">
        <w:rPr>
          <w:lang w:val="vi-VN"/>
        </w:rPr>
        <w:t xml:space="preserve">sử dụng mô hình RNN để dự đoán </w:t>
      </w:r>
      <w:r w:rsidR="00BC15A6" w:rsidRPr="00440E2D">
        <w:rPr>
          <w:lang w:val="vi-VN"/>
        </w:rPr>
        <w:t xml:space="preserve">giá cố phiếu của Apple </w:t>
      </w:r>
      <w:r w:rsidR="00AC46BA" w:rsidRPr="00440E2D">
        <w:rPr>
          <w:lang w:val="vi-VN"/>
        </w:rPr>
        <w:t>với</w:t>
      </w:r>
      <w:r w:rsidR="00BC5151" w:rsidRPr="00440E2D">
        <w:rPr>
          <w:lang w:val="vi-VN"/>
        </w:rPr>
        <w:t xml:space="preserve"> dữ liệu huấn luyện là </w:t>
      </w:r>
      <w:r w:rsidR="00BD42BA" w:rsidRPr="00440E2D">
        <w:rPr>
          <w:lang w:val="vi-VN"/>
        </w:rPr>
        <w:t>giá cổ phiểu của Apple</w:t>
      </w:r>
      <w:r w:rsidR="00B06358" w:rsidRPr="00440E2D">
        <w:rPr>
          <w:lang w:val="vi-VN"/>
        </w:rPr>
        <w:t xml:space="preserve"> (AAPL)</w:t>
      </w:r>
      <w:r w:rsidR="00BD42BA" w:rsidRPr="00440E2D">
        <w:rPr>
          <w:lang w:val="vi-VN"/>
        </w:rPr>
        <w:t xml:space="preserve"> trong</w:t>
      </w:r>
      <w:r w:rsidR="00BC15A6" w:rsidRPr="00440E2D">
        <w:rPr>
          <w:lang w:val="vi-VN"/>
        </w:rPr>
        <w:t xml:space="preserve"> </w:t>
      </w:r>
      <w:r w:rsidR="00562F8E" w:rsidRPr="00440E2D">
        <w:rPr>
          <w:lang w:val="vi-VN"/>
        </w:rPr>
        <w:t>10 năm</w:t>
      </w:r>
      <w:r w:rsidR="00B06358" w:rsidRPr="00440E2D">
        <w:rPr>
          <w:lang w:val="vi-VN"/>
        </w:rPr>
        <w:t xml:space="preserve"> (từ </w:t>
      </w:r>
      <w:r w:rsidR="0029099F" w:rsidRPr="00440E2D">
        <w:rPr>
          <w:lang w:val="vi-VN"/>
        </w:rPr>
        <w:t xml:space="preserve">9/8/2009 đến </w:t>
      </w:r>
      <w:r w:rsidR="0078192B" w:rsidRPr="00440E2D">
        <w:rPr>
          <w:lang w:val="vi-VN"/>
        </w:rPr>
        <w:t>12/8/</w:t>
      </w:r>
      <w:r w:rsidR="00AF7A3A" w:rsidRPr="00440E2D">
        <w:rPr>
          <w:lang w:val="vi-VN"/>
        </w:rPr>
        <w:t>2020</w:t>
      </w:r>
      <w:r w:rsidR="003F7296" w:rsidRPr="00B976AA">
        <w:rPr>
          <w:lang w:val="vi-VN"/>
        </w:rPr>
        <w:t xml:space="preserve"> </w:t>
      </w:r>
      <w:r w:rsidR="00F36440" w:rsidRPr="00440E2D">
        <w:rPr>
          <w:lang w:val="vi-VN"/>
        </w:rPr>
        <w:t xml:space="preserve">với </w:t>
      </w:r>
      <w:r w:rsidR="00936F84" w:rsidRPr="00440E2D">
        <w:rPr>
          <w:lang w:val="vi-VN"/>
        </w:rPr>
        <w:t xml:space="preserve">tập train </w:t>
      </w:r>
      <w:r w:rsidR="003F7296" w:rsidRPr="00B976AA">
        <w:rPr>
          <w:lang w:val="vi-VN"/>
        </w:rPr>
        <w:t>chiếm</w:t>
      </w:r>
      <w:r w:rsidR="00936F84" w:rsidRPr="00440E2D">
        <w:rPr>
          <w:lang w:val="vi-VN"/>
        </w:rPr>
        <w:t xml:space="preserve"> 65% và tập test chiếm </w:t>
      </w:r>
      <w:r w:rsidR="00636A3A" w:rsidRPr="00440E2D">
        <w:rPr>
          <w:lang w:val="vi-VN"/>
        </w:rPr>
        <w:t>35% còn lại</w:t>
      </w:r>
      <w:r w:rsidR="005F37FE" w:rsidRPr="00440E2D">
        <w:rPr>
          <w:lang w:val="vi-VN"/>
        </w:rPr>
        <w:t>.</w:t>
      </w:r>
      <w:r w:rsidR="00BD42BA" w:rsidRPr="00440E2D">
        <w:rPr>
          <w:lang w:val="vi-VN"/>
        </w:rPr>
        <w:t xml:space="preserve"> </w:t>
      </w:r>
      <w:r w:rsidR="001B3DC1" w:rsidRPr="00440E2D">
        <w:rPr>
          <w:lang w:val="vi-VN"/>
        </w:rPr>
        <w:t xml:space="preserve">Tác giả đã </w:t>
      </w:r>
      <w:r w:rsidR="0067051C" w:rsidRPr="00440E2D">
        <w:rPr>
          <w:lang w:val="vi-VN"/>
        </w:rPr>
        <w:t xml:space="preserve">xây dựng mô hình </w:t>
      </w:r>
      <w:r w:rsidR="00B268D5" w:rsidRPr="00440E2D">
        <w:rPr>
          <w:lang w:val="vi-VN"/>
        </w:rPr>
        <w:t xml:space="preserve">mạng RNN hai lớp với lớp thứ nhất có 50 nút đơn vị và lớp thứ hai chứa 100 nút đơn vị. </w:t>
      </w:r>
      <w:r w:rsidR="00C53172" w:rsidRPr="00440E2D">
        <w:rPr>
          <w:lang w:val="vi-VN"/>
        </w:rPr>
        <w:t xml:space="preserve">Tác giả </w:t>
      </w:r>
      <w:r w:rsidR="00EB4939" w:rsidRPr="00440E2D">
        <w:rPr>
          <w:lang w:val="vi-VN"/>
        </w:rPr>
        <w:t xml:space="preserve">sử dụng </w:t>
      </w:r>
      <w:r w:rsidR="00B01340" w:rsidRPr="00440E2D">
        <w:rPr>
          <w:lang w:val="vi-VN"/>
        </w:rPr>
        <w:t>50 epochs</w:t>
      </w:r>
      <w:r w:rsidR="00582411" w:rsidRPr="00440E2D">
        <w:rPr>
          <w:lang w:val="vi-VN"/>
        </w:rPr>
        <w:t>, tối ưu hóa bằng Adam và dùng hàm mất mát là MSE đã cho</w:t>
      </w:r>
      <w:r w:rsidR="00FF3C95" w:rsidRPr="00440E2D">
        <w:rPr>
          <w:lang w:val="vi-VN"/>
        </w:rPr>
        <w:t xml:space="preserve"> ra được một kết quả </w:t>
      </w:r>
      <w:r w:rsidR="0079547A" w:rsidRPr="00440E2D">
        <w:rPr>
          <w:lang w:val="vi-VN"/>
        </w:rPr>
        <w:t xml:space="preserve">rất tốt. </w:t>
      </w:r>
      <w:r w:rsidR="0063662F" w:rsidRPr="00440E2D">
        <w:rPr>
          <w:lang w:val="vi-VN"/>
        </w:rPr>
        <w:t xml:space="preserve">Mô hình cho kết quả độ chính xác </w:t>
      </w:r>
      <w:r w:rsidR="00CC7EB5" w:rsidRPr="00440E2D">
        <w:rPr>
          <w:lang w:val="vi-VN"/>
        </w:rPr>
        <w:t xml:space="preserve">của dự đoán lên đến hơn 95% và </w:t>
      </w:r>
      <w:r w:rsidR="00A42E60" w:rsidRPr="00440E2D">
        <w:rPr>
          <w:lang w:val="vi-VN"/>
        </w:rPr>
        <w:t>giá trị mất mát</w:t>
      </w:r>
      <w:r w:rsidR="0001083E" w:rsidRPr="00440E2D">
        <w:rPr>
          <w:lang w:val="vi-VN"/>
        </w:rPr>
        <w:t xml:space="preserve"> là 0.1%.</w:t>
      </w:r>
      <w:r w:rsidR="00562F8E" w:rsidRPr="00440E2D">
        <w:rPr>
          <w:lang w:val="vi-VN"/>
        </w:rPr>
        <w:t xml:space="preserve"> </w:t>
      </w:r>
    </w:p>
    <w:p w14:paraId="63260B14" w14:textId="405A4757" w:rsidR="00D5671D" w:rsidRPr="00440E2D" w:rsidRDefault="008F6539" w:rsidP="00E133E2">
      <w:pPr>
        <w:spacing w:line="276" w:lineRule="auto"/>
        <w:ind w:firstLine="288"/>
        <w:rPr>
          <w:lang w:val="vi-VN"/>
        </w:rPr>
      </w:pPr>
      <w:r w:rsidRPr="00440E2D">
        <w:rPr>
          <w:lang w:val="vi-VN"/>
        </w:rPr>
        <w:t>Ba</w:t>
      </w:r>
      <w:r w:rsidR="00D5671D" w:rsidRPr="00440E2D">
        <w:rPr>
          <w:lang w:val="vi-VN"/>
        </w:rPr>
        <w:t xml:space="preserve"> tác giả</w:t>
      </w:r>
      <w:r w:rsidRPr="00440E2D">
        <w:rPr>
          <w:lang w:val="vi-VN"/>
        </w:rPr>
        <w:t xml:space="preserve"> Raihan </w:t>
      </w:r>
      <w:r w:rsidR="00512DC5" w:rsidRPr="00440E2D">
        <w:rPr>
          <w:lang w:val="vi-VN"/>
        </w:rPr>
        <w:t>Tanvir, Md Tanvir</w:t>
      </w:r>
      <w:r w:rsidR="0001243D" w:rsidRPr="00440E2D">
        <w:rPr>
          <w:lang w:val="vi-VN"/>
        </w:rPr>
        <w:t xml:space="preserve"> Rouf Shawon và Md. Golam </w:t>
      </w:r>
      <w:r w:rsidR="002F78FB" w:rsidRPr="00440E2D">
        <w:rPr>
          <w:lang w:val="vi-VN"/>
        </w:rPr>
        <w:t>Rabiul Alam</w:t>
      </w:r>
      <w:r w:rsidR="009D7533" w:rsidRPr="00440E2D">
        <w:rPr>
          <w:lang w:val="vi-VN"/>
        </w:rPr>
        <w:t xml:space="preserve"> đã dự đoán giá cổ phiếu của </w:t>
      </w:r>
      <w:r w:rsidR="00AB3EAF" w:rsidRPr="00440E2D">
        <w:rPr>
          <w:lang w:val="vi-VN"/>
        </w:rPr>
        <w:t>DSE bằng cách sử dụng mô hình HMM</w:t>
      </w:r>
      <w:r w:rsidR="00637DBC" w:rsidRPr="00440E2D">
        <w:rPr>
          <w:lang w:val="vi-VN"/>
        </w:rPr>
        <w:t>.</w:t>
      </w:r>
      <w:r w:rsidR="00650832" w:rsidRPr="00440E2D">
        <w:rPr>
          <w:lang w:val="vi-VN"/>
        </w:rPr>
        <w:t xml:space="preserve"> Sau quá trình huấn luyện</w:t>
      </w:r>
      <w:r w:rsidR="00437460" w:rsidRPr="00440E2D">
        <w:rPr>
          <w:lang w:val="vi-VN"/>
        </w:rPr>
        <w:t xml:space="preserve">, nhóm tác giả sử dụng phương pháp </w:t>
      </w:r>
      <w:r w:rsidR="00234782" w:rsidRPr="00440E2D">
        <w:rPr>
          <w:lang w:val="vi-VN"/>
        </w:rPr>
        <w:t>tối đa hóa hậu nghiệm (MAP)</w:t>
      </w:r>
      <w:r w:rsidR="001C400E" w:rsidRPr="00440E2D">
        <w:rPr>
          <w:lang w:val="vi-VN"/>
        </w:rPr>
        <w:t xml:space="preserve"> [</w:t>
      </w:r>
      <w:r w:rsidR="00E834B4" w:rsidRPr="00B976AA">
        <w:rPr>
          <w:lang w:val="vi-VN"/>
        </w:rPr>
        <w:t>9</w:t>
      </w:r>
      <w:r w:rsidR="001C400E" w:rsidRPr="00440E2D">
        <w:rPr>
          <w:lang w:val="vi-VN"/>
        </w:rPr>
        <w:t>] đ</w:t>
      </w:r>
      <w:r w:rsidR="00234782" w:rsidRPr="00440E2D">
        <w:rPr>
          <w:lang w:val="vi-VN"/>
        </w:rPr>
        <w:t xml:space="preserve">ể dự đoán giá cổ phiếu của </w:t>
      </w:r>
      <w:r w:rsidR="00801B9D" w:rsidRPr="00440E2D">
        <w:rPr>
          <w:lang w:val="vi-VN"/>
        </w:rPr>
        <w:t>D</w:t>
      </w:r>
      <w:r w:rsidR="00D3138B" w:rsidRPr="00440E2D">
        <w:rPr>
          <w:lang w:val="vi-VN"/>
        </w:rPr>
        <w:t>haka</w:t>
      </w:r>
      <w:r w:rsidR="002B34C5" w:rsidRPr="00440E2D">
        <w:rPr>
          <w:lang w:val="vi-VN"/>
        </w:rPr>
        <w:t xml:space="preserve"> Stock Exchange </w:t>
      </w:r>
      <w:r w:rsidR="00801B9D" w:rsidRPr="00440E2D">
        <w:rPr>
          <w:lang w:val="vi-VN"/>
        </w:rPr>
        <w:t>(</w:t>
      </w:r>
      <w:r w:rsidR="00234782" w:rsidRPr="00440E2D">
        <w:rPr>
          <w:lang w:val="vi-VN"/>
        </w:rPr>
        <w:t>DSE</w:t>
      </w:r>
      <w:r w:rsidR="00801B9D" w:rsidRPr="00440E2D">
        <w:rPr>
          <w:lang w:val="vi-VN"/>
        </w:rPr>
        <w:t>)</w:t>
      </w:r>
      <w:r w:rsidR="00234782" w:rsidRPr="00440E2D">
        <w:rPr>
          <w:lang w:val="vi-VN"/>
        </w:rPr>
        <w:t xml:space="preserve"> cho ngày tiếp theo</w:t>
      </w:r>
      <w:r w:rsidR="007326BC" w:rsidRPr="00440E2D">
        <w:rPr>
          <w:lang w:val="vi-VN"/>
        </w:rPr>
        <w:t>.</w:t>
      </w:r>
      <w:r w:rsidR="001B2D07" w:rsidRPr="00634AAE">
        <w:rPr>
          <w:lang w:val="vi-VN"/>
        </w:rPr>
        <w:t xml:space="preserve"> </w:t>
      </w:r>
      <w:r w:rsidR="0038578F" w:rsidRPr="00440E2D">
        <w:rPr>
          <w:lang w:val="vi-VN"/>
        </w:rPr>
        <w:t xml:space="preserve">Tiến hành đánh giá độ chính xác của </w:t>
      </w:r>
      <w:r w:rsidR="00686319" w:rsidRPr="00440E2D">
        <w:rPr>
          <w:lang w:val="vi-VN"/>
        </w:rPr>
        <w:t>mô hình bằng các độ đo</w:t>
      </w:r>
      <w:r w:rsidR="006037CE" w:rsidRPr="00440E2D">
        <w:rPr>
          <w:lang w:val="vi-VN"/>
        </w:rPr>
        <w:t xml:space="preserve"> MAE, RMSE và MAPE cho ra các kết quả lần lượt là 2.</w:t>
      </w:r>
      <w:r w:rsidR="00DE2DC4" w:rsidRPr="00440E2D">
        <w:rPr>
          <w:lang w:val="vi-VN"/>
        </w:rPr>
        <w:t>5064</w:t>
      </w:r>
      <w:r w:rsidR="00EB48CA" w:rsidRPr="00440E2D">
        <w:rPr>
          <w:lang w:val="vi-VN"/>
        </w:rPr>
        <w:t>, 3.4003 và 1.0265. Điều đó cho thấy</w:t>
      </w:r>
      <w:r w:rsidR="002A4B5C" w:rsidRPr="00440E2D">
        <w:rPr>
          <w:lang w:val="vi-VN"/>
        </w:rPr>
        <w:t xml:space="preserve"> mô hình cho ra kết quả đáng tin cậy trong việc dự đoán giá cổ phiếu của DSE.</w:t>
      </w:r>
      <w:r w:rsidR="00D5671D" w:rsidRPr="00440E2D">
        <w:rPr>
          <w:lang w:val="vi-VN"/>
        </w:rPr>
        <w:t xml:space="preserve"> </w:t>
      </w:r>
    </w:p>
    <w:p w14:paraId="0E200BDD" w14:textId="48E6E648" w:rsidR="002B1F75" w:rsidRPr="00440E2D" w:rsidRDefault="00A3549D" w:rsidP="00E133E2">
      <w:pPr>
        <w:spacing w:line="276" w:lineRule="auto"/>
        <w:ind w:firstLine="288"/>
        <w:rPr>
          <w:lang w:val="vi-VN"/>
        </w:rPr>
      </w:pPr>
      <w:r w:rsidRPr="00BB2038">
        <w:rPr>
          <w:lang w:val="vi-VN"/>
        </w:rPr>
        <w:t xml:space="preserve">Ba tác giả </w:t>
      </w:r>
      <w:r w:rsidR="00CE1754" w:rsidRPr="00BB2038">
        <w:rPr>
          <w:lang w:val="vi-VN"/>
        </w:rPr>
        <w:t xml:space="preserve">Kyung Keun Yun, Sang Won Yoon </w:t>
      </w:r>
      <w:r w:rsidR="009440CD" w:rsidRPr="0028549C">
        <w:rPr>
          <w:lang w:val="vi-VN"/>
        </w:rPr>
        <w:t>và</w:t>
      </w:r>
      <w:r w:rsidR="00CE1754" w:rsidRPr="00BB2038">
        <w:rPr>
          <w:lang w:val="vi-VN"/>
        </w:rPr>
        <w:t xml:space="preserve"> Daehan Won</w:t>
      </w:r>
      <w:r w:rsidR="0098109B" w:rsidRPr="00BB2038">
        <w:rPr>
          <w:lang w:val="vi-VN"/>
        </w:rPr>
        <w:t xml:space="preserve"> đã dự đoán giá cổ phiểu</w:t>
      </w:r>
      <w:r w:rsidR="004A7707" w:rsidRPr="00BB2038">
        <w:rPr>
          <w:lang w:val="vi-VN"/>
        </w:rPr>
        <w:t xml:space="preserve"> </w:t>
      </w:r>
      <w:r w:rsidR="00314FAC" w:rsidRPr="00BB2038">
        <w:rPr>
          <w:lang w:val="vi-VN"/>
        </w:rPr>
        <w:t>KOSPI</w:t>
      </w:r>
      <w:r w:rsidR="0098109B" w:rsidRPr="00BB2038">
        <w:rPr>
          <w:lang w:val="vi-VN"/>
        </w:rPr>
        <w:t xml:space="preserve"> của</w:t>
      </w:r>
      <w:r w:rsidR="00A61788" w:rsidRPr="00BB2038">
        <w:rPr>
          <w:lang w:val="vi-VN"/>
        </w:rPr>
        <w:t xml:space="preserve"> bằng cách sử dụng </w:t>
      </w:r>
      <w:r w:rsidR="00A61788" w:rsidRPr="00BB2038">
        <w:rPr>
          <w:lang w:val="vi-VN"/>
        </w:rPr>
        <w:t>mô hình XgBoost</w:t>
      </w:r>
      <w:r w:rsidR="006867BF" w:rsidRPr="00BB2038">
        <w:rPr>
          <w:lang w:val="vi-VN"/>
        </w:rPr>
        <w:t xml:space="preserve"> [</w:t>
      </w:r>
      <w:r w:rsidR="00E834B4" w:rsidRPr="00B976AA">
        <w:rPr>
          <w:lang w:val="vi-VN"/>
        </w:rPr>
        <w:t>10</w:t>
      </w:r>
      <w:r w:rsidR="006867BF" w:rsidRPr="00BB2038">
        <w:rPr>
          <w:lang w:val="vi-VN"/>
        </w:rPr>
        <w:t>]</w:t>
      </w:r>
      <w:r w:rsidR="00A61788" w:rsidRPr="00BB2038">
        <w:rPr>
          <w:lang w:val="vi-VN"/>
        </w:rPr>
        <w:t>.</w:t>
      </w:r>
      <w:r w:rsidR="001B2D07" w:rsidRPr="00634AAE">
        <w:rPr>
          <w:lang w:val="vi-VN"/>
        </w:rPr>
        <w:t xml:space="preserve"> </w:t>
      </w:r>
      <w:r w:rsidR="00DB5E44" w:rsidRPr="00440E2D">
        <w:rPr>
          <w:lang w:val="vi-VN"/>
        </w:rPr>
        <w:t xml:space="preserve">Tiến hành đánh giá độ chính xác của mô hình </w:t>
      </w:r>
      <w:r w:rsidR="00C87585" w:rsidRPr="00BB2038">
        <w:rPr>
          <w:lang w:val="vi-VN"/>
        </w:rPr>
        <w:t>đ</w:t>
      </w:r>
      <w:r w:rsidR="001D3220" w:rsidRPr="0028549C">
        <w:rPr>
          <w:lang w:val="vi-VN"/>
        </w:rPr>
        <w:t>ạt</w:t>
      </w:r>
      <w:r w:rsidR="00C87585" w:rsidRPr="00BB2038">
        <w:rPr>
          <w:lang w:val="vi-VN"/>
        </w:rPr>
        <w:t xml:space="preserve"> được </w:t>
      </w:r>
      <w:r w:rsidR="00DE6738" w:rsidRPr="00BB2038">
        <w:rPr>
          <w:lang w:val="vi-VN"/>
        </w:rPr>
        <w:t>độ chính xác</w:t>
      </w:r>
      <w:r w:rsidR="005A0124" w:rsidRPr="00BB2038">
        <w:rPr>
          <w:lang w:val="vi-VN"/>
        </w:rPr>
        <w:t xml:space="preserve"> </w:t>
      </w:r>
      <w:r w:rsidR="00DE6738" w:rsidRPr="00BB2038">
        <w:rPr>
          <w:lang w:val="vi-VN"/>
        </w:rPr>
        <w:t xml:space="preserve">là </w:t>
      </w:r>
      <w:r w:rsidR="00285220" w:rsidRPr="00285220">
        <w:rPr>
          <w:lang w:val="vi-VN"/>
        </w:rPr>
        <w:t>93.75</w:t>
      </w:r>
      <w:r w:rsidR="00285220" w:rsidRPr="0028549C">
        <w:rPr>
          <w:lang w:val="vi-VN"/>
        </w:rPr>
        <w:t xml:space="preserve"> </w:t>
      </w:r>
      <w:r w:rsidR="006B7991" w:rsidRPr="00BB2038">
        <w:rPr>
          <w:lang w:val="vi-VN"/>
        </w:rPr>
        <w:t xml:space="preserve">trên tập dữ liệu về cổ phiếu của </w:t>
      </w:r>
      <w:r w:rsidR="00572137" w:rsidRPr="00BB2038">
        <w:rPr>
          <w:lang w:val="vi-VN"/>
        </w:rPr>
        <w:t>KOSPI</w:t>
      </w:r>
      <w:r w:rsidR="008B4DD2" w:rsidRPr="00BB2038">
        <w:rPr>
          <w:lang w:val="vi-VN"/>
        </w:rPr>
        <w:t>.</w:t>
      </w:r>
      <w:r w:rsidR="00D619FC" w:rsidRPr="00BB2038">
        <w:rPr>
          <w:lang w:val="vi-VN"/>
        </w:rPr>
        <w:t xml:space="preserve"> Mô hình đạt được kết quả vô cùng tốt.</w:t>
      </w:r>
    </w:p>
    <w:p w14:paraId="2B27FE3F" w14:textId="5C78631B" w:rsidR="008E4B6A" w:rsidRDefault="00E834B4" w:rsidP="00E133E2">
      <w:pPr>
        <w:tabs>
          <w:tab w:val="clear" w:pos="425"/>
        </w:tabs>
        <w:spacing w:line="276" w:lineRule="auto"/>
        <w:ind w:firstLine="288"/>
        <w:rPr>
          <w:lang w:val="vi-VN"/>
        </w:rPr>
      </w:pPr>
      <w:r w:rsidRPr="00B976AA">
        <w:rPr>
          <w:lang w:val="vi-VN"/>
        </w:rPr>
        <w:t>T</w:t>
      </w:r>
      <w:r w:rsidR="003220A3" w:rsidRPr="00440E2D">
        <w:rPr>
          <w:lang w:val="vi-VN"/>
        </w:rPr>
        <w:t>ác giả Orimoloye</w:t>
      </w:r>
      <w:r w:rsidRPr="00B976AA">
        <w:rPr>
          <w:lang w:val="vi-VN"/>
        </w:rPr>
        <w:t xml:space="preserve"> và đồng nghiệp</w:t>
      </w:r>
      <w:r w:rsidR="003220A3" w:rsidRPr="00440E2D">
        <w:rPr>
          <w:lang w:val="vi-VN"/>
        </w:rPr>
        <w:t xml:space="preserve"> </w:t>
      </w:r>
      <w:r w:rsidR="00C93A62" w:rsidRPr="00440E2D">
        <w:rPr>
          <w:lang w:val="vi-VN"/>
        </w:rPr>
        <w:t>[</w:t>
      </w:r>
      <w:r w:rsidRPr="00B976AA">
        <w:rPr>
          <w:lang w:val="vi-VN"/>
        </w:rPr>
        <w:t>11</w:t>
      </w:r>
      <w:r w:rsidR="00C93A62" w:rsidRPr="00440E2D">
        <w:rPr>
          <w:lang w:val="vi-VN"/>
        </w:rPr>
        <w:t xml:space="preserve">] </w:t>
      </w:r>
      <w:r w:rsidR="00EE352D" w:rsidRPr="00440E2D">
        <w:rPr>
          <w:lang w:val="vi-VN"/>
        </w:rPr>
        <w:t>trong</w:t>
      </w:r>
      <w:r w:rsidR="00C00EB9" w:rsidRPr="00440E2D">
        <w:rPr>
          <w:lang w:val="vi-VN"/>
        </w:rPr>
        <w:t xml:space="preserve"> nghiên cứu</w:t>
      </w:r>
      <w:r w:rsidR="001617CF" w:rsidRPr="00440E2D">
        <w:rPr>
          <w:lang w:val="vi-VN"/>
        </w:rPr>
        <w:t xml:space="preserve"> </w:t>
      </w:r>
      <w:r w:rsidR="00A447E4" w:rsidRPr="00440E2D">
        <w:rPr>
          <w:lang w:val="vi-VN"/>
        </w:rPr>
        <w:t>so sánh hiệu quả của mô hình Deep Feedforward Neural Ne</w:t>
      </w:r>
      <w:r w:rsidR="006E675D" w:rsidRPr="00440E2D">
        <w:rPr>
          <w:lang w:val="vi-VN"/>
        </w:rPr>
        <w:t>twor</w:t>
      </w:r>
      <w:r w:rsidR="00FF4716" w:rsidRPr="00440E2D">
        <w:rPr>
          <w:lang w:val="vi-VN"/>
        </w:rPr>
        <w:t>k và Shallow architectures</w:t>
      </w:r>
      <w:r w:rsidR="00066EBC" w:rsidRPr="00440E2D">
        <w:rPr>
          <w:lang w:val="vi-VN"/>
        </w:rPr>
        <w:t xml:space="preserve"> để dự đoán chỉ số giá cổ phiếu dựa trên</w:t>
      </w:r>
      <w:r w:rsidR="00FF4716" w:rsidRPr="00440E2D">
        <w:rPr>
          <w:lang w:val="vi-VN"/>
        </w:rPr>
        <w:t xml:space="preserve"> </w:t>
      </w:r>
      <w:r w:rsidR="006E675D" w:rsidRPr="00440E2D">
        <w:rPr>
          <w:lang w:val="vi-VN"/>
        </w:rPr>
        <w:t>trên</w:t>
      </w:r>
      <w:r w:rsidR="00EF2898" w:rsidRPr="00440E2D">
        <w:rPr>
          <w:lang w:val="vi-VN"/>
        </w:rPr>
        <w:t xml:space="preserve"> ba mươi bốn chỉ số tài chính từ 32 quốc gia trong vòng sáu năm</w:t>
      </w:r>
      <w:r w:rsidR="00846D16" w:rsidRPr="00440E2D">
        <w:rPr>
          <w:lang w:val="vi-VN"/>
        </w:rPr>
        <w:t xml:space="preserve">. Tác giả sử dụng Kiểm định Tukey's Standardized Range (HSD) về độ chính xác của các mô hình với kết quả </w:t>
      </w:r>
      <w:r w:rsidR="005C799E" w:rsidRPr="00440E2D">
        <w:rPr>
          <w:lang w:val="vi-VN"/>
        </w:rPr>
        <w:t xml:space="preserve">0.607 DNN (ReLU), </w:t>
      </w:r>
      <w:r w:rsidR="00F44BC7" w:rsidRPr="00440E2D">
        <w:rPr>
          <w:lang w:val="vi-VN"/>
        </w:rPr>
        <w:t>0.582 DNN (</w:t>
      </w:r>
      <w:r w:rsidR="00AF0065" w:rsidRPr="00440E2D">
        <w:rPr>
          <w:lang w:val="vi-VN"/>
        </w:rPr>
        <w:t>Tanh</w:t>
      </w:r>
      <w:r w:rsidR="00F44BC7" w:rsidRPr="00440E2D">
        <w:rPr>
          <w:lang w:val="vi-VN"/>
        </w:rPr>
        <w:t>)</w:t>
      </w:r>
      <w:r w:rsidR="006E675D" w:rsidRPr="00440E2D">
        <w:rPr>
          <w:lang w:val="vi-VN"/>
        </w:rPr>
        <w:t xml:space="preserve"> </w:t>
      </w:r>
      <w:r w:rsidR="00C00EB9" w:rsidRPr="00440E2D">
        <w:rPr>
          <w:lang w:val="vi-VN"/>
        </w:rPr>
        <w:t xml:space="preserve">và nhận thấy rằng </w:t>
      </w:r>
      <w:r w:rsidR="008E4B6A" w:rsidRPr="00440E2D">
        <w:rPr>
          <w:lang w:val="vi-VN"/>
        </w:rPr>
        <w:t xml:space="preserve">hàm kích hoạt </w:t>
      </w:r>
      <w:r w:rsidR="00756AF1" w:rsidRPr="00440E2D">
        <w:rPr>
          <w:lang w:val="vi-VN"/>
        </w:rPr>
        <w:t xml:space="preserve">ReLU </w:t>
      </w:r>
      <w:r w:rsidR="008E4B6A" w:rsidRPr="00440E2D">
        <w:rPr>
          <w:lang w:val="vi-VN"/>
        </w:rPr>
        <w:t xml:space="preserve">hoạt động tốt hơn hàm kích hoạt </w:t>
      </w:r>
      <w:r w:rsidR="00756AF1" w:rsidRPr="00440E2D">
        <w:rPr>
          <w:lang w:val="vi-VN"/>
        </w:rPr>
        <w:t xml:space="preserve">Tanh </w:t>
      </w:r>
      <w:r w:rsidR="008E4B6A" w:rsidRPr="00440E2D">
        <w:rPr>
          <w:lang w:val="vi-VN"/>
        </w:rPr>
        <w:t>trên tất cả các thị trường và khoảng thời gian khi sử dụng DNN để dự đoán chỉ số giá cổ phiếu.</w:t>
      </w:r>
    </w:p>
    <w:p w14:paraId="2FDAE719" w14:textId="2CBEFC35" w:rsidR="00AC1605" w:rsidRPr="00A27799" w:rsidRDefault="003040D1" w:rsidP="00E133E2">
      <w:pPr>
        <w:spacing w:line="276" w:lineRule="auto"/>
        <w:ind w:firstLine="288"/>
        <w:rPr>
          <w:lang w:val="vi-VN"/>
        </w:rPr>
      </w:pPr>
      <w:r w:rsidRPr="00A27799">
        <w:rPr>
          <w:lang w:val="vi-VN"/>
        </w:rPr>
        <w:t>Y. Lin và các cộng sự [</w:t>
      </w:r>
      <w:r w:rsidR="00E834B4" w:rsidRPr="00B976AA">
        <w:rPr>
          <w:lang w:val="vi-VN"/>
        </w:rPr>
        <w:t>12</w:t>
      </w:r>
      <w:r w:rsidRPr="00A27799">
        <w:rPr>
          <w:lang w:val="vi-VN"/>
        </w:rPr>
        <w:t>]</w:t>
      </w:r>
      <w:r w:rsidR="005E488E" w:rsidRPr="00A27799">
        <w:rPr>
          <w:lang w:val="vi-VN"/>
        </w:rPr>
        <w:t xml:space="preserve"> </w:t>
      </w:r>
      <w:r w:rsidR="00ED7245" w:rsidRPr="00A27799">
        <w:rPr>
          <w:lang w:val="vi-VN"/>
        </w:rPr>
        <w:t xml:space="preserve">đã nghiên cứu và áp dụng mô hình </w:t>
      </w:r>
      <w:r w:rsidR="00CE2FCF" w:rsidRPr="00A27799">
        <w:rPr>
          <w:lang w:val="vi-VN"/>
        </w:rPr>
        <w:t>Temporal</w:t>
      </w:r>
      <w:r w:rsidR="00FF64A5" w:rsidRPr="00A27799">
        <w:rPr>
          <w:lang w:val="vi-VN"/>
        </w:rPr>
        <w:t xml:space="preserve"> Convolutional Attention </w:t>
      </w:r>
      <w:r w:rsidR="00AB7358" w:rsidRPr="00A27799">
        <w:rPr>
          <w:lang w:val="vi-VN"/>
        </w:rPr>
        <w:t>Neural Networks</w:t>
      </w:r>
      <w:r w:rsidR="00553E97" w:rsidRPr="00A27799">
        <w:rPr>
          <w:lang w:val="vi-VN"/>
        </w:rPr>
        <w:t xml:space="preserve"> cho dự báo</w:t>
      </w:r>
      <w:r w:rsidR="00956283" w:rsidRPr="00A27799">
        <w:rPr>
          <w:lang w:val="vi-VN"/>
        </w:rPr>
        <w:t xml:space="preserve"> năng lượng mặt trời.</w:t>
      </w:r>
      <w:r w:rsidR="00F95FD3" w:rsidRPr="00A27799">
        <w:rPr>
          <w:lang w:val="vi-VN"/>
        </w:rPr>
        <w:t xml:space="preserve"> Kết quả cho thấy</w:t>
      </w:r>
      <w:r w:rsidR="008A38BF" w:rsidRPr="00A27799">
        <w:rPr>
          <w:lang w:val="vi-VN"/>
        </w:rPr>
        <w:t xml:space="preserve"> </w:t>
      </w:r>
      <w:r w:rsidR="00212CDA" w:rsidRPr="00A27799">
        <w:rPr>
          <w:lang w:val="vi-VN"/>
        </w:rPr>
        <w:t>TCAN</w:t>
      </w:r>
      <w:r w:rsidR="00613969" w:rsidRPr="00865F94">
        <w:rPr>
          <w:lang w:val="vi-VN"/>
        </w:rPr>
        <w:t>s</w:t>
      </w:r>
      <w:r w:rsidR="00FF4884" w:rsidRPr="00A27799">
        <w:rPr>
          <w:lang w:val="vi-VN"/>
        </w:rPr>
        <w:t xml:space="preserve"> cho kết quả tốt trên cả dự báo điểm </w:t>
      </w:r>
      <w:r w:rsidR="00603653" w:rsidRPr="00A27799">
        <w:rPr>
          <w:lang w:val="vi-VN"/>
        </w:rPr>
        <w:t>(</w:t>
      </w:r>
      <m:oMath>
        <m:r>
          <w:rPr>
            <w:rFonts w:ascii="Cambria Math" w:hAnsi="Cambria Math"/>
            <w:lang w:val="vi-VN"/>
          </w:rPr>
          <m:t>ρ</m:t>
        </m:r>
      </m:oMath>
      <w:r w:rsidR="00603653" w:rsidRPr="00A27799">
        <w:rPr>
          <w:lang w:val="vi-VN"/>
        </w:rPr>
        <w:t>0.5) và dự báo xác suất (</w:t>
      </w:r>
      <m:oMath>
        <m:r>
          <w:rPr>
            <w:rFonts w:ascii="Cambria Math" w:hAnsi="Cambria Math"/>
            <w:lang w:val="vi-VN"/>
          </w:rPr>
          <m:t>ρ</m:t>
        </m:r>
      </m:oMath>
      <w:r w:rsidR="00603653" w:rsidRPr="00A27799">
        <w:rPr>
          <w:lang w:val="vi-VN"/>
        </w:rPr>
        <w:t>0.9)</w:t>
      </w:r>
      <w:r w:rsidR="00BF30ED" w:rsidRPr="00A27799">
        <w:rPr>
          <w:lang w:val="vi-VN"/>
        </w:rPr>
        <w:t xml:space="preserve">. Các kết quả </w:t>
      </w:r>
      <m:oMath>
        <m:r>
          <w:rPr>
            <w:rFonts w:ascii="Cambria Math" w:hAnsi="Cambria Math"/>
            <w:lang w:val="vi-VN"/>
          </w:rPr>
          <m:t>ρ</m:t>
        </m:r>
      </m:oMath>
      <w:r w:rsidR="00BF30ED" w:rsidRPr="00A27799">
        <w:rPr>
          <w:lang w:val="vi-VN"/>
        </w:rPr>
        <w:t>0.5/</w:t>
      </w:r>
      <m:oMath>
        <m:r>
          <w:rPr>
            <w:rFonts w:ascii="Cambria Math" w:hAnsi="Cambria Math"/>
            <w:lang w:val="vi-VN"/>
          </w:rPr>
          <m:t>ρ</m:t>
        </m:r>
      </m:oMath>
      <w:r w:rsidR="00BF30ED" w:rsidRPr="00A27799">
        <w:rPr>
          <w:lang w:val="vi-VN"/>
        </w:rPr>
        <w:t>0.9</w:t>
      </w:r>
      <w:r w:rsidR="00ED247C" w:rsidRPr="00A27799">
        <w:rPr>
          <w:lang w:val="vi-VN"/>
        </w:rPr>
        <w:t xml:space="preserve"> bao gồm:</w:t>
      </w:r>
      <w:r w:rsidR="00795700" w:rsidRPr="00A27799">
        <w:rPr>
          <w:lang w:val="vi-VN"/>
        </w:rPr>
        <w:t xml:space="preserve"> </w:t>
      </w:r>
      <w:r w:rsidR="00A15610" w:rsidRPr="00A27799">
        <w:rPr>
          <w:lang w:val="vi-VN"/>
        </w:rPr>
        <w:t>0.062/</w:t>
      </w:r>
      <w:r w:rsidR="00020CFD" w:rsidRPr="00A27799">
        <w:rPr>
          <w:lang w:val="vi-VN"/>
        </w:rPr>
        <w:t>0.031</w:t>
      </w:r>
      <w:r w:rsidR="000722BD" w:rsidRPr="00A27799">
        <w:rPr>
          <w:lang w:val="vi-VN"/>
        </w:rPr>
        <w:t xml:space="preserve"> (</w:t>
      </w:r>
      <w:r w:rsidR="003363F3" w:rsidRPr="00A27799">
        <w:rPr>
          <w:lang w:val="vi-VN"/>
        </w:rPr>
        <w:t xml:space="preserve">Sanyo), </w:t>
      </w:r>
      <w:r w:rsidR="00880E88" w:rsidRPr="00A27799">
        <w:rPr>
          <w:lang w:val="vi-VN"/>
        </w:rPr>
        <w:t>0.068</w:t>
      </w:r>
      <w:r w:rsidR="00773474" w:rsidRPr="00A27799">
        <w:rPr>
          <w:lang w:val="vi-VN"/>
        </w:rPr>
        <w:t>/</w:t>
      </w:r>
      <w:r w:rsidR="00896E7C" w:rsidRPr="00A27799">
        <w:rPr>
          <w:lang w:val="vi-VN"/>
        </w:rPr>
        <w:t>0.035</w:t>
      </w:r>
      <w:r w:rsidR="00D56498" w:rsidRPr="00A27799">
        <w:rPr>
          <w:lang w:val="vi-VN"/>
        </w:rPr>
        <w:t xml:space="preserve"> (</w:t>
      </w:r>
      <w:r w:rsidR="00566E96" w:rsidRPr="00A27799">
        <w:rPr>
          <w:lang w:val="vi-VN"/>
        </w:rPr>
        <w:t xml:space="preserve">Hanery) và </w:t>
      </w:r>
      <w:r w:rsidR="00C41AEA" w:rsidRPr="00A27799">
        <w:rPr>
          <w:lang w:val="vi-VN"/>
        </w:rPr>
        <w:t>0.</w:t>
      </w:r>
      <w:r w:rsidR="00DC0646" w:rsidRPr="00A27799">
        <w:rPr>
          <w:lang w:val="vi-VN"/>
        </w:rPr>
        <w:t>209/</w:t>
      </w:r>
      <w:r w:rsidR="00343255" w:rsidRPr="00A27799">
        <w:rPr>
          <w:lang w:val="vi-VN"/>
        </w:rPr>
        <w:t>0.081</w:t>
      </w:r>
      <w:r w:rsidR="00146E6C" w:rsidRPr="00A27799">
        <w:rPr>
          <w:lang w:val="vi-VN"/>
        </w:rPr>
        <w:t xml:space="preserve"> (</w:t>
      </w:r>
      <w:r w:rsidR="00620B7C" w:rsidRPr="00A27799">
        <w:rPr>
          <w:lang w:val="vi-VN"/>
        </w:rPr>
        <w:t>Solar).</w:t>
      </w:r>
    </w:p>
    <w:p w14:paraId="16F192A8" w14:textId="45AD358C" w:rsidR="009303D9" w:rsidRPr="00056FDE" w:rsidRDefault="00331134" w:rsidP="00033D20">
      <w:pPr>
        <w:pStyle w:val="Heading1"/>
        <w:spacing w:line="276" w:lineRule="auto"/>
        <w:ind w:firstLine="0"/>
        <w:rPr>
          <w:b/>
          <w:bCs/>
          <w:lang w:val="vi-VN"/>
        </w:rPr>
      </w:pPr>
      <w:r w:rsidRPr="00056FDE">
        <w:rPr>
          <w:b/>
          <w:bCs/>
          <w:lang w:val="vi-VN"/>
        </w:rPr>
        <w:t>TÀI NGUYÊN</w:t>
      </w:r>
    </w:p>
    <w:p w14:paraId="4C93F54C" w14:textId="3E97B783" w:rsidR="00D7522C" w:rsidRPr="00AE2BF2" w:rsidRDefault="00A161BA" w:rsidP="00E133E2">
      <w:pPr>
        <w:pStyle w:val="BodyText"/>
        <w:spacing w:line="276" w:lineRule="auto"/>
        <w:rPr>
          <w:lang w:val="vi-VN"/>
        </w:rPr>
      </w:pPr>
      <w:r w:rsidRPr="00634AAE">
        <w:rPr>
          <w:lang w:val="vi-VN"/>
        </w:rPr>
        <w:t xml:space="preserve">Bài báo sử dụng </w:t>
      </w:r>
      <w:r w:rsidR="00363DDF" w:rsidRPr="00B976AA">
        <w:rPr>
          <w:lang w:val="vi-VN"/>
        </w:rPr>
        <w:t>bộ dữ liệu</w:t>
      </w:r>
      <w:r w:rsidRPr="00634AAE">
        <w:rPr>
          <w:lang w:val="vi-VN"/>
        </w:rPr>
        <w:t xml:space="preserve"> được lấy từ dữ liệu chứng khoán của 3 công ty </w:t>
      </w:r>
      <w:r w:rsidR="00E82E62" w:rsidRPr="0014095C">
        <w:rPr>
          <w:iCs/>
          <w:lang w:val="vi-VN"/>
        </w:rPr>
        <w:t>CTLT</w:t>
      </w:r>
      <w:r w:rsidR="0014095C" w:rsidRPr="0014095C">
        <w:rPr>
          <w:rStyle w:val="FootnoteReference"/>
          <w:iCs/>
          <w:lang w:val="vi-VN"/>
        </w:rPr>
        <w:footnoteReference w:id="2"/>
      </w:r>
      <w:r w:rsidR="007D146D" w:rsidRPr="00634AAE">
        <w:rPr>
          <w:i/>
          <w:lang w:val="vi-VN"/>
        </w:rPr>
        <w:t xml:space="preserve"> </w:t>
      </w:r>
      <w:r w:rsidR="00127B6D" w:rsidRPr="00634AAE">
        <w:rPr>
          <w:lang w:val="vi-VN"/>
        </w:rPr>
        <w:t xml:space="preserve">(Dữ liệu của công ty </w:t>
      </w:r>
      <w:r w:rsidR="00296E27" w:rsidRPr="00634AAE">
        <w:rPr>
          <w:lang w:val="vi-VN"/>
        </w:rPr>
        <w:t>Catalent</w:t>
      </w:r>
      <w:r w:rsidR="00127B6D" w:rsidRPr="00634AAE">
        <w:rPr>
          <w:lang w:val="vi-VN"/>
        </w:rPr>
        <w:t xml:space="preserve"> được lấy về từ trang web </w:t>
      </w:r>
      <w:r w:rsidR="00E37299" w:rsidRPr="00634AAE">
        <w:rPr>
          <w:lang w:val="vi-VN"/>
        </w:rPr>
        <w:t>finance.yahoo</w:t>
      </w:r>
      <w:r w:rsidR="00127B6D" w:rsidRPr="00634AAE">
        <w:rPr>
          <w:lang w:val="vi-VN"/>
        </w:rPr>
        <w:t>.com có</w:t>
      </w:r>
      <w:r w:rsidR="00A72DCB" w:rsidRPr="00634AAE">
        <w:rPr>
          <w:lang w:val="vi-VN"/>
        </w:rPr>
        <w:t xml:space="preserve"> 111</w:t>
      </w:r>
      <w:r w:rsidR="008D08A6" w:rsidRPr="00634AAE">
        <w:rPr>
          <w:lang w:val="vi-VN"/>
        </w:rPr>
        <w:t>9</w:t>
      </w:r>
      <w:r w:rsidR="00A72DCB" w:rsidRPr="00634AAE">
        <w:rPr>
          <w:lang w:val="vi-VN"/>
        </w:rPr>
        <w:t xml:space="preserve"> dòng dữ liệu</w:t>
      </w:r>
      <w:r w:rsidR="00127B6D" w:rsidRPr="00634AAE">
        <w:rPr>
          <w:lang w:val="vi-VN"/>
        </w:rPr>
        <w:t>)</w:t>
      </w:r>
      <w:r w:rsidR="00E82E62" w:rsidRPr="00634AAE">
        <w:rPr>
          <w:lang w:val="vi-VN"/>
        </w:rPr>
        <w:t xml:space="preserve">, </w:t>
      </w:r>
      <w:r w:rsidR="00E82E62" w:rsidRPr="0014095C">
        <w:rPr>
          <w:iCs/>
          <w:lang w:val="vi-VN"/>
        </w:rPr>
        <w:t>INTC</w:t>
      </w:r>
      <w:r w:rsidR="009266BD">
        <w:rPr>
          <w:rStyle w:val="FootnoteReference"/>
          <w:iCs/>
          <w:lang w:val="vi-VN"/>
        </w:rPr>
        <w:footnoteReference w:id="3"/>
      </w:r>
      <w:r w:rsidR="00943099" w:rsidRPr="00634AAE">
        <w:rPr>
          <w:lang w:val="vi-VN"/>
        </w:rPr>
        <w:t xml:space="preserve"> </w:t>
      </w:r>
      <w:r w:rsidR="00D2561B" w:rsidRPr="00634AAE">
        <w:rPr>
          <w:lang w:val="vi-VN"/>
        </w:rPr>
        <w:t>(</w:t>
      </w:r>
      <w:r w:rsidR="00C72B08" w:rsidRPr="00634AAE">
        <w:rPr>
          <w:lang w:val="vi-VN"/>
        </w:rPr>
        <w:t xml:space="preserve">Dữ liệu của công ty Intel Corporation được lấy về từ trang web </w:t>
      </w:r>
      <w:r w:rsidR="00E37299" w:rsidRPr="00634AAE">
        <w:rPr>
          <w:lang w:val="vi-VN"/>
        </w:rPr>
        <w:t>finance.yahoo</w:t>
      </w:r>
      <w:r w:rsidR="0011478D" w:rsidRPr="00634AAE">
        <w:rPr>
          <w:lang w:val="vi-VN"/>
        </w:rPr>
        <w:t>.com có</w:t>
      </w:r>
      <w:r w:rsidR="009F6A5A" w:rsidRPr="00634AAE">
        <w:rPr>
          <w:lang w:val="vi-VN"/>
        </w:rPr>
        <w:t xml:space="preserve"> </w:t>
      </w:r>
      <w:r w:rsidR="00EB5159" w:rsidRPr="00634AAE">
        <w:rPr>
          <w:lang w:val="vi-VN"/>
        </w:rPr>
        <w:t>111</w:t>
      </w:r>
      <w:r w:rsidR="00B0666D" w:rsidRPr="00634AAE">
        <w:rPr>
          <w:lang w:val="vi-VN"/>
        </w:rPr>
        <w:t>9</w:t>
      </w:r>
      <w:r w:rsidR="00EB5159" w:rsidRPr="00634AAE">
        <w:rPr>
          <w:lang w:val="vi-VN"/>
        </w:rPr>
        <w:t xml:space="preserve"> dòng dữ liệu</w:t>
      </w:r>
      <w:r w:rsidR="00D2561B" w:rsidRPr="00634AAE">
        <w:rPr>
          <w:lang w:val="vi-VN"/>
        </w:rPr>
        <w:t>)</w:t>
      </w:r>
      <w:r w:rsidR="00E82E62" w:rsidRPr="00634AAE">
        <w:rPr>
          <w:lang w:val="vi-VN"/>
        </w:rPr>
        <w:t xml:space="preserve"> và </w:t>
      </w:r>
      <w:r w:rsidR="00E82E62" w:rsidRPr="0014095C">
        <w:rPr>
          <w:iCs/>
          <w:lang w:val="vi-VN"/>
        </w:rPr>
        <w:t>NT</w:t>
      </w:r>
      <w:r w:rsidR="009266BD" w:rsidRPr="00B976AA">
        <w:rPr>
          <w:lang w:val="vi-VN"/>
        </w:rPr>
        <w:t>R</w:t>
      </w:r>
      <w:r w:rsidR="009266BD">
        <w:rPr>
          <w:rStyle w:val="FootnoteReference"/>
          <w:iCs/>
          <w:lang w:val="en-US"/>
        </w:rPr>
        <w:footnoteReference w:id="4"/>
      </w:r>
      <w:r w:rsidR="00B0666D" w:rsidRPr="00634AAE">
        <w:rPr>
          <w:i/>
          <w:lang w:val="vi-VN"/>
        </w:rPr>
        <w:t xml:space="preserve"> </w:t>
      </w:r>
      <w:r w:rsidR="004902C3" w:rsidRPr="00634AAE">
        <w:rPr>
          <w:lang w:val="vi-VN"/>
        </w:rPr>
        <w:t xml:space="preserve">(Dữ liệu của công ty </w:t>
      </w:r>
      <w:r w:rsidR="00771EF7" w:rsidRPr="00634AAE">
        <w:rPr>
          <w:lang w:val="vi-VN"/>
        </w:rPr>
        <w:t>Nutrien</w:t>
      </w:r>
      <w:r w:rsidR="004902C3" w:rsidRPr="00634AAE">
        <w:rPr>
          <w:lang w:val="vi-VN"/>
        </w:rPr>
        <w:t xml:space="preserve"> được lấy về từ trang web </w:t>
      </w:r>
      <w:r w:rsidR="00E37299" w:rsidRPr="00634AAE">
        <w:rPr>
          <w:lang w:val="vi-VN"/>
        </w:rPr>
        <w:t>finance.yahoo</w:t>
      </w:r>
      <w:r w:rsidR="004902C3" w:rsidRPr="00634AAE">
        <w:rPr>
          <w:lang w:val="vi-VN"/>
        </w:rPr>
        <w:t>.com có</w:t>
      </w:r>
      <w:r w:rsidR="00DA0D03" w:rsidRPr="00634AAE">
        <w:rPr>
          <w:lang w:val="vi-VN"/>
        </w:rPr>
        <w:t xml:space="preserve"> 111</w:t>
      </w:r>
      <w:r w:rsidR="00D141A3" w:rsidRPr="00634AAE">
        <w:rPr>
          <w:lang w:val="vi-VN"/>
        </w:rPr>
        <w:t>9</w:t>
      </w:r>
      <w:r w:rsidR="00DA0D03" w:rsidRPr="00634AAE">
        <w:rPr>
          <w:lang w:val="vi-VN"/>
        </w:rPr>
        <w:t xml:space="preserve"> dòng dữ liệu</w:t>
      </w:r>
      <w:r w:rsidR="004902C3" w:rsidRPr="00634AAE">
        <w:rPr>
          <w:lang w:val="vi-VN"/>
        </w:rPr>
        <w:t>)</w:t>
      </w:r>
      <w:r w:rsidR="00E82E62" w:rsidRPr="00634AAE">
        <w:rPr>
          <w:lang w:val="vi-VN"/>
        </w:rPr>
        <w:t xml:space="preserve">. </w:t>
      </w:r>
      <w:r w:rsidR="00C14934" w:rsidRPr="00B976AA">
        <w:rPr>
          <w:lang w:val="vi-VN"/>
        </w:rPr>
        <w:t>Với dữ liệu được thu thập</w:t>
      </w:r>
      <w:r w:rsidR="00E82E62" w:rsidRPr="00634AAE">
        <w:rPr>
          <w:lang w:val="vi-VN"/>
        </w:rPr>
        <w:t xml:space="preserve"> từ ngày 1/1/2019 đến ngày </w:t>
      </w:r>
      <w:r w:rsidR="00F558AB" w:rsidRPr="00634AAE">
        <w:rPr>
          <w:lang w:val="vi-VN"/>
        </w:rPr>
        <w:t>1</w:t>
      </w:r>
      <w:r w:rsidR="007D4154" w:rsidRPr="00634AAE">
        <w:rPr>
          <w:lang w:val="vi-VN"/>
        </w:rPr>
        <w:t>2</w:t>
      </w:r>
      <w:r w:rsidR="00085F2D" w:rsidRPr="00634AAE">
        <w:rPr>
          <w:lang w:val="vi-VN"/>
        </w:rPr>
        <w:t>/6/2023</w:t>
      </w:r>
      <w:r w:rsidR="006C2617" w:rsidRPr="00634AAE">
        <w:rPr>
          <w:lang w:val="vi-VN"/>
        </w:rPr>
        <w:t xml:space="preserve"> và được tải </w:t>
      </w:r>
      <w:r w:rsidR="00246D9A" w:rsidRPr="00634AAE">
        <w:rPr>
          <w:lang w:val="vi-VN"/>
        </w:rPr>
        <w:t xml:space="preserve">về vào ngày </w:t>
      </w:r>
      <w:r w:rsidR="00A70BCB" w:rsidRPr="00634AAE">
        <w:rPr>
          <w:lang w:val="vi-VN"/>
        </w:rPr>
        <w:t>1</w:t>
      </w:r>
      <w:r w:rsidR="00F55665" w:rsidRPr="00634AAE">
        <w:rPr>
          <w:lang w:val="vi-VN"/>
        </w:rPr>
        <w:t>2</w:t>
      </w:r>
      <w:r w:rsidR="00246D9A" w:rsidRPr="00634AAE">
        <w:rPr>
          <w:lang w:val="vi-VN"/>
        </w:rPr>
        <w:t>/6/2023</w:t>
      </w:r>
      <w:r w:rsidR="00085F2D" w:rsidRPr="00634AAE">
        <w:rPr>
          <w:lang w:val="vi-VN"/>
        </w:rPr>
        <w:t>.</w:t>
      </w:r>
      <w:r w:rsidR="00246D9A" w:rsidRPr="00634AAE">
        <w:rPr>
          <w:lang w:val="vi-VN"/>
        </w:rPr>
        <w:t xml:space="preserve"> Ở cả 3 </w:t>
      </w:r>
      <w:r w:rsidR="00C14934" w:rsidRPr="00B976AA">
        <w:rPr>
          <w:lang w:val="vi-VN"/>
        </w:rPr>
        <w:t>bộ dữ liệu</w:t>
      </w:r>
      <w:r w:rsidR="00246D9A" w:rsidRPr="00634AAE">
        <w:rPr>
          <w:lang w:val="vi-VN"/>
        </w:rPr>
        <w:t xml:space="preserve"> đều có các cột thuộc tính liên quan đến </w:t>
      </w:r>
      <w:r w:rsidR="00B20D02" w:rsidRPr="00AE2BF2">
        <w:rPr>
          <w:lang w:val="vi-VN"/>
        </w:rPr>
        <w:t>cổ phiếu.</w:t>
      </w:r>
    </w:p>
    <w:tbl>
      <w:tblPr>
        <w:tblStyle w:val="TableGrid"/>
        <w:tblW w:w="0" w:type="auto"/>
        <w:tblLook w:val="04A0" w:firstRow="1" w:lastRow="0" w:firstColumn="1" w:lastColumn="0" w:noHBand="0" w:noVBand="1"/>
      </w:tblPr>
      <w:tblGrid>
        <w:gridCol w:w="1255"/>
        <w:gridCol w:w="3768"/>
      </w:tblGrid>
      <w:tr w:rsidR="00BF54F5" w14:paraId="47BE37D2" w14:textId="77777777" w:rsidTr="00CE6FDD">
        <w:trPr>
          <w:trHeight w:val="215"/>
        </w:trPr>
        <w:tc>
          <w:tcPr>
            <w:tcW w:w="1255" w:type="dxa"/>
            <w:vAlign w:val="center"/>
          </w:tcPr>
          <w:p w14:paraId="6EBAF5B9" w14:textId="2E3A9261" w:rsidR="00BF54F5" w:rsidRPr="0085744E" w:rsidRDefault="00BF54F5" w:rsidP="00E133E2">
            <w:pPr>
              <w:pStyle w:val="BodyText"/>
              <w:spacing w:line="276" w:lineRule="auto"/>
              <w:ind w:firstLine="0"/>
              <w:jc w:val="center"/>
              <w:rPr>
                <w:b/>
                <w:lang w:val="vi-VN"/>
              </w:rPr>
            </w:pPr>
            <w:r w:rsidRPr="0085744E">
              <w:rPr>
                <w:b/>
                <w:lang w:val="vi-VN"/>
              </w:rPr>
              <w:t>Thuộc tính</w:t>
            </w:r>
          </w:p>
        </w:tc>
        <w:tc>
          <w:tcPr>
            <w:tcW w:w="3768" w:type="dxa"/>
            <w:vAlign w:val="center"/>
          </w:tcPr>
          <w:p w14:paraId="1571BF22" w14:textId="04691D0C" w:rsidR="00BF54F5" w:rsidRPr="0085744E" w:rsidRDefault="00BF54F5" w:rsidP="00E133E2">
            <w:pPr>
              <w:pStyle w:val="BodyText"/>
              <w:spacing w:line="276" w:lineRule="auto"/>
              <w:ind w:firstLine="0"/>
              <w:jc w:val="center"/>
              <w:rPr>
                <w:b/>
                <w:lang w:val="vi-VN"/>
              </w:rPr>
            </w:pPr>
            <w:r w:rsidRPr="0085744E">
              <w:rPr>
                <w:b/>
                <w:lang w:val="vi-VN"/>
              </w:rPr>
              <w:t>Mô tả</w:t>
            </w:r>
          </w:p>
        </w:tc>
      </w:tr>
      <w:tr w:rsidR="001246C1" w14:paraId="2DA8B7A2" w14:textId="77777777" w:rsidTr="00CE6FDD">
        <w:trPr>
          <w:trHeight w:val="215"/>
        </w:trPr>
        <w:tc>
          <w:tcPr>
            <w:tcW w:w="1255" w:type="dxa"/>
            <w:vAlign w:val="center"/>
          </w:tcPr>
          <w:p w14:paraId="6566E4A2" w14:textId="5698C8F5" w:rsidR="001246C1" w:rsidRPr="0085744E" w:rsidRDefault="001246C1" w:rsidP="00E133E2">
            <w:pPr>
              <w:pStyle w:val="BodyText"/>
              <w:spacing w:line="276" w:lineRule="auto"/>
              <w:ind w:firstLine="0"/>
              <w:jc w:val="center"/>
              <w:rPr>
                <w:lang w:val="vi-VN"/>
              </w:rPr>
            </w:pPr>
            <w:r w:rsidRPr="0085744E">
              <w:rPr>
                <w:lang w:val="vi-VN"/>
              </w:rPr>
              <w:t>Date</w:t>
            </w:r>
          </w:p>
        </w:tc>
        <w:tc>
          <w:tcPr>
            <w:tcW w:w="3768" w:type="dxa"/>
            <w:vAlign w:val="center"/>
          </w:tcPr>
          <w:p w14:paraId="375E09BF" w14:textId="3231C69D" w:rsidR="001246C1" w:rsidRPr="0085744E" w:rsidRDefault="00087504" w:rsidP="00E133E2">
            <w:pPr>
              <w:pStyle w:val="BodyText"/>
              <w:spacing w:line="276" w:lineRule="auto"/>
              <w:ind w:firstLine="0"/>
              <w:jc w:val="center"/>
              <w:rPr>
                <w:lang w:val="vi-VN"/>
              </w:rPr>
            </w:pPr>
            <w:r w:rsidRPr="0085744E">
              <w:rPr>
                <w:lang w:val="vi-VN"/>
              </w:rPr>
              <w:t>Ngày diễn ra giao dịch</w:t>
            </w:r>
          </w:p>
        </w:tc>
      </w:tr>
      <w:tr w:rsidR="001246C1" w14:paraId="308BA902" w14:textId="77777777" w:rsidTr="00CE6FDD">
        <w:trPr>
          <w:trHeight w:val="215"/>
        </w:trPr>
        <w:tc>
          <w:tcPr>
            <w:tcW w:w="1255" w:type="dxa"/>
            <w:vAlign w:val="center"/>
          </w:tcPr>
          <w:p w14:paraId="6EA8B0E3" w14:textId="336B4EE6" w:rsidR="001246C1" w:rsidRPr="0085744E" w:rsidRDefault="001246C1" w:rsidP="00E133E2">
            <w:pPr>
              <w:pStyle w:val="BodyText"/>
              <w:spacing w:line="276" w:lineRule="auto"/>
              <w:ind w:firstLine="0"/>
              <w:jc w:val="center"/>
              <w:rPr>
                <w:lang w:val="vi-VN"/>
              </w:rPr>
            </w:pPr>
            <w:r w:rsidRPr="0085744E">
              <w:rPr>
                <w:lang w:val="vi-VN"/>
              </w:rPr>
              <w:t>Open</w:t>
            </w:r>
          </w:p>
        </w:tc>
        <w:tc>
          <w:tcPr>
            <w:tcW w:w="3768" w:type="dxa"/>
            <w:vAlign w:val="center"/>
          </w:tcPr>
          <w:p w14:paraId="5896E994" w14:textId="470FABF1" w:rsidR="001246C1" w:rsidRPr="0085744E" w:rsidRDefault="005B5388" w:rsidP="00E133E2">
            <w:pPr>
              <w:pStyle w:val="BodyText"/>
              <w:spacing w:line="276" w:lineRule="auto"/>
              <w:ind w:firstLine="0"/>
              <w:jc w:val="center"/>
              <w:rPr>
                <w:lang w:val="vi-VN"/>
              </w:rPr>
            </w:pPr>
            <w:r w:rsidRPr="0085744E">
              <w:rPr>
                <w:lang w:val="vi-VN"/>
              </w:rPr>
              <w:t>Giá cổ phiếu đầu tiên được giao dịch</w:t>
            </w:r>
          </w:p>
        </w:tc>
      </w:tr>
      <w:tr w:rsidR="001246C1" w14:paraId="68E072E1" w14:textId="77777777" w:rsidTr="00CE6FDD">
        <w:trPr>
          <w:trHeight w:val="215"/>
        </w:trPr>
        <w:tc>
          <w:tcPr>
            <w:tcW w:w="1255" w:type="dxa"/>
            <w:vAlign w:val="center"/>
          </w:tcPr>
          <w:p w14:paraId="5132A8F8" w14:textId="6A377782" w:rsidR="001246C1" w:rsidRPr="0085744E" w:rsidRDefault="001246C1" w:rsidP="00E133E2">
            <w:pPr>
              <w:pStyle w:val="BodyText"/>
              <w:spacing w:line="276" w:lineRule="auto"/>
              <w:ind w:firstLine="0"/>
              <w:jc w:val="center"/>
              <w:rPr>
                <w:lang w:val="vi-VN"/>
              </w:rPr>
            </w:pPr>
            <w:r w:rsidRPr="0085744E">
              <w:rPr>
                <w:lang w:val="vi-VN"/>
              </w:rPr>
              <w:t>High</w:t>
            </w:r>
          </w:p>
        </w:tc>
        <w:tc>
          <w:tcPr>
            <w:tcW w:w="3768" w:type="dxa"/>
            <w:vAlign w:val="center"/>
          </w:tcPr>
          <w:p w14:paraId="1F891467" w14:textId="649EDF16" w:rsidR="001246C1" w:rsidRPr="0085744E" w:rsidRDefault="00E772C3" w:rsidP="00E133E2">
            <w:pPr>
              <w:pStyle w:val="BodyText"/>
              <w:spacing w:line="276" w:lineRule="auto"/>
              <w:ind w:firstLine="0"/>
              <w:jc w:val="center"/>
              <w:rPr>
                <w:lang w:val="vi-VN"/>
              </w:rPr>
            </w:pPr>
            <w:r w:rsidRPr="0085744E">
              <w:rPr>
                <w:lang w:val="vi-VN"/>
              </w:rPr>
              <w:t>Giá cao nhất</w:t>
            </w:r>
            <w:r w:rsidR="001637A7" w:rsidRPr="0085744E">
              <w:rPr>
                <w:lang w:val="vi-VN"/>
              </w:rPr>
              <w:t xml:space="preserve"> của</w:t>
            </w:r>
            <w:r w:rsidRPr="0085744E">
              <w:rPr>
                <w:lang w:val="vi-VN"/>
              </w:rPr>
              <w:t xml:space="preserve"> cổ phiếu được giao dịch</w:t>
            </w:r>
          </w:p>
        </w:tc>
      </w:tr>
      <w:tr w:rsidR="001246C1" w14:paraId="153B340B" w14:textId="77777777" w:rsidTr="00CE6FDD">
        <w:trPr>
          <w:trHeight w:val="215"/>
        </w:trPr>
        <w:tc>
          <w:tcPr>
            <w:tcW w:w="1255" w:type="dxa"/>
            <w:vAlign w:val="center"/>
          </w:tcPr>
          <w:p w14:paraId="4D634684" w14:textId="527A8839" w:rsidR="001246C1" w:rsidRPr="0085744E" w:rsidRDefault="001246C1" w:rsidP="00E133E2">
            <w:pPr>
              <w:pStyle w:val="BodyText"/>
              <w:spacing w:line="276" w:lineRule="auto"/>
              <w:ind w:firstLine="0"/>
              <w:jc w:val="center"/>
              <w:rPr>
                <w:lang w:val="vi-VN"/>
              </w:rPr>
            </w:pPr>
            <w:r w:rsidRPr="0085744E">
              <w:rPr>
                <w:lang w:val="vi-VN"/>
              </w:rPr>
              <w:t>Low</w:t>
            </w:r>
          </w:p>
        </w:tc>
        <w:tc>
          <w:tcPr>
            <w:tcW w:w="3768" w:type="dxa"/>
            <w:vAlign w:val="center"/>
          </w:tcPr>
          <w:p w14:paraId="74950DB1" w14:textId="38F62403" w:rsidR="001246C1" w:rsidRPr="0085744E" w:rsidRDefault="00F909B4" w:rsidP="00E133E2">
            <w:pPr>
              <w:pStyle w:val="BodyText"/>
              <w:spacing w:line="276" w:lineRule="auto"/>
              <w:ind w:firstLine="0"/>
              <w:jc w:val="center"/>
              <w:rPr>
                <w:lang w:val="vi-VN"/>
              </w:rPr>
            </w:pPr>
            <w:r w:rsidRPr="0085744E">
              <w:rPr>
                <w:lang w:val="vi-VN"/>
              </w:rPr>
              <w:t>Giá thấp nhất</w:t>
            </w:r>
            <w:r w:rsidR="00DF0C5D" w:rsidRPr="0085744E">
              <w:rPr>
                <w:lang w:val="vi-VN"/>
              </w:rPr>
              <w:t xml:space="preserve"> của</w:t>
            </w:r>
            <w:r w:rsidRPr="0085744E">
              <w:rPr>
                <w:lang w:val="vi-VN"/>
              </w:rPr>
              <w:t xml:space="preserve"> cổ phiếu được giao dịch</w:t>
            </w:r>
          </w:p>
        </w:tc>
      </w:tr>
      <w:tr w:rsidR="001246C1" w14:paraId="3AAA2D7C" w14:textId="77777777" w:rsidTr="00CE6FDD">
        <w:trPr>
          <w:trHeight w:val="215"/>
        </w:trPr>
        <w:tc>
          <w:tcPr>
            <w:tcW w:w="1255" w:type="dxa"/>
            <w:vAlign w:val="center"/>
          </w:tcPr>
          <w:p w14:paraId="513625E1" w14:textId="7890308F" w:rsidR="001246C1" w:rsidRPr="0085744E" w:rsidRDefault="001246C1" w:rsidP="00E133E2">
            <w:pPr>
              <w:pStyle w:val="BodyText"/>
              <w:spacing w:line="276" w:lineRule="auto"/>
              <w:ind w:firstLine="0"/>
              <w:jc w:val="center"/>
              <w:rPr>
                <w:lang w:val="vi-VN"/>
              </w:rPr>
            </w:pPr>
            <w:r w:rsidRPr="0085744E">
              <w:rPr>
                <w:lang w:val="vi-VN"/>
              </w:rPr>
              <w:t>Close</w:t>
            </w:r>
          </w:p>
        </w:tc>
        <w:tc>
          <w:tcPr>
            <w:tcW w:w="3768" w:type="dxa"/>
            <w:vAlign w:val="center"/>
          </w:tcPr>
          <w:p w14:paraId="2557F6F7" w14:textId="1BE6BEE2" w:rsidR="001246C1" w:rsidRPr="00762AAB" w:rsidRDefault="00432660" w:rsidP="00E133E2">
            <w:pPr>
              <w:pStyle w:val="BodyText"/>
              <w:spacing w:line="276" w:lineRule="auto"/>
              <w:ind w:firstLine="0"/>
              <w:jc w:val="center"/>
              <w:rPr>
                <w:lang w:val="vi-VN"/>
              </w:rPr>
            </w:pPr>
            <w:r w:rsidRPr="0085744E">
              <w:rPr>
                <w:lang w:val="vi-VN"/>
              </w:rPr>
              <w:t xml:space="preserve">Giá đóng cửa của </w:t>
            </w:r>
            <w:r w:rsidR="00B20D02" w:rsidRPr="00762AAB">
              <w:rPr>
                <w:lang w:val="vi-VN"/>
              </w:rPr>
              <w:t>cổ phiếu</w:t>
            </w:r>
          </w:p>
        </w:tc>
      </w:tr>
      <w:tr w:rsidR="001246C1" w14:paraId="14D730D6" w14:textId="77777777" w:rsidTr="00CE6FDD">
        <w:trPr>
          <w:trHeight w:val="215"/>
        </w:trPr>
        <w:tc>
          <w:tcPr>
            <w:tcW w:w="1255" w:type="dxa"/>
            <w:vAlign w:val="center"/>
          </w:tcPr>
          <w:p w14:paraId="7F558F54" w14:textId="674D8D6B" w:rsidR="001246C1" w:rsidRPr="0085744E" w:rsidRDefault="001246C1" w:rsidP="00E133E2">
            <w:pPr>
              <w:pStyle w:val="BodyText"/>
              <w:spacing w:line="276" w:lineRule="auto"/>
              <w:ind w:firstLine="0"/>
              <w:jc w:val="center"/>
              <w:rPr>
                <w:lang w:val="vi-VN"/>
              </w:rPr>
            </w:pPr>
            <w:r w:rsidRPr="0085744E">
              <w:rPr>
                <w:lang w:val="vi-VN"/>
              </w:rPr>
              <w:t>Adj Close</w:t>
            </w:r>
          </w:p>
        </w:tc>
        <w:tc>
          <w:tcPr>
            <w:tcW w:w="3768" w:type="dxa"/>
            <w:vAlign w:val="center"/>
          </w:tcPr>
          <w:p w14:paraId="10688586" w14:textId="326C0FE4" w:rsidR="001246C1" w:rsidRPr="0085744E" w:rsidRDefault="001170EB" w:rsidP="00E133E2">
            <w:pPr>
              <w:pStyle w:val="BodyText"/>
              <w:spacing w:line="276" w:lineRule="auto"/>
              <w:ind w:firstLine="0"/>
              <w:jc w:val="center"/>
              <w:rPr>
                <w:lang w:val="vi-VN"/>
              </w:rPr>
            </w:pPr>
            <w:r w:rsidRPr="0085744E">
              <w:rPr>
                <w:lang w:val="vi-VN"/>
              </w:rPr>
              <w:t>Giá đóng của điều chỉnh</w:t>
            </w:r>
          </w:p>
        </w:tc>
      </w:tr>
      <w:tr w:rsidR="001246C1" w14:paraId="73A4C6E4" w14:textId="77777777" w:rsidTr="00CE6FDD">
        <w:trPr>
          <w:trHeight w:val="215"/>
        </w:trPr>
        <w:tc>
          <w:tcPr>
            <w:tcW w:w="1255" w:type="dxa"/>
            <w:vAlign w:val="center"/>
          </w:tcPr>
          <w:p w14:paraId="6E78E121" w14:textId="51F41078" w:rsidR="001246C1" w:rsidRPr="0085744E" w:rsidRDefault="001246C1" w:rsidP="00E133E2">
            <w:pPr>
              <w:pStyle w:val="BodyText"/>
              <w:spacing w:line="276" w:lineRule="auto"/>
              <w:ind w:firstLine="0"/>
              <w:jc w:val="center"/>
              <w:rPr>
                <w:lang w:val="vi-VN"/>
              </w:rPr>
            </w:pPr>
            <w:r w:rsidRPr="0085744E">
              <w:rPr>
                <w:lang w:val="vi-VN"/>
              </w:rPr>
              <w:t>Volume</w:t>
            </w:r>
          </w:p>
        </w:tc>
        <w:tc>
          <w:tcPr>
            <w:tcW w:w="3768" w:type="dxa"/>
            <w:vAlign w:val="center"/>
          </w:tcPr>
          <w:p w14:paraId="2E61A933" w14:textId="38244EDF" w:rsidR="001246C1" w:rsidRPr="0085744E" w:rsidRDefault="0081112B" w:rsidP="00E133E2">
            <w:pPr>
              <w:pStyle w:val="BodyText"/>
              <w:keepNext/>
              <w:spacing w:line="276" w:lineRule="auto"/>
              <w:ind w:firstLine="0"/>
              <w:jc w:val="center"/>
              <w:rPr>
                <w:lang w:val="vi-VN"/>
              </w:rPr>
            </w:pPr>
            <w:r w:rsidRPr="0085744E">
              <w:rPr>
                <w:lang w:val="vi-VN"/>
              </w:rPr>
              <w:t>Khối lượng giao dịch</w:t>
            </w:r>
          </w:p>
        </w:tc>
      </w:tr>
    </w:tbl>
    <w:p w14:paraId="7F502C78" w14:textId="363E818F" w:rsidR="004F1A8E" w:rsidRPr="004F1A8E" w:rsidRDefault="004F1A8E" w:rsidP="00E133E2">
      <w:pPr>
        <w:pStyle w:val="Caption"/>
        <w:spacing w:line="276" w:lineRule="auto"/>
      </w:pPr>
      <w:r w:rsidRPr="004F1A8E">
        <w:t xml:space="preserve">Bảng </w:t>
      </w:r>
      <w:fldSimple w:instr=" SEQ Bảng \* ARABIC ">
        <w:r w:rsidR="00447C94">
          <w:rPr>
            <w:noProof/>
          </w:rPr>
          <w:t>1</w:t>
        </w:r>
      </w:fldSimple>
      <w:r w:rsidR="00347053">
        <w:t>.</w:t>
      </w:r>
      <w:r w:rsidRPr="004F1A8E">
        <w:t xml:space="preserve"> Mô tả thuộc </w:t>
      </w:r>
      <w:r w:rsidRPr="00FF4B89">
        <w:t>tính</w:t>
      </w:r>
      <w:r w:rsidRPr="004F1A8E">
        <w:t xml:space="preserve"> trong ba bộ dữ liệu</w:t>
      </w:r>
    </w:p>
    <w:p w14:paraId="202649D2" w14:textId="57060C5F" w:rsidR="00A2619D" w:rsidRPr="006C552B" w:rsidRDefault="003D38B0" w:rsidP="00E133E2">
      <w:pPr>
        <w:pStyle w:val="BodyText"/>
        <w:spacing w:line="276" w:lineRule="auto"/>
        <w:ind w:firstLine="0"/>
        <w:rPr>
          <w:lang w:val="en-US"/>
        </w:rPr>
      </w:pPr>
      <w:r w:rsidRPr="0085744E">
        <w:rPr>
          <w:i/>
          <w:lang w:val="vi-VN"/>
        </w:rPr>
        <w:tab/>
      </w:r>
      <w:r w:rsidR="00C51500" w:rsidRPr="00B976AA">
        <w:rPr>
          <w:lang w:val="vi-VN"/>
        </w:rPr>
        <w:t xml:space="preserve">Thông tin </w:t>
      </w:r>
      <w:r w:rsidR="004A073C" w:rsidRPr="00B976AA">
        <w:rPr>
          <w:lang w:val="vi-VN"/>
        </w:rPr>
        <w:t>dữ liệu thu thập được mô tả chi tiết trong bảng 2</w:t>
      </w:r>
      <w:r w:rsidR="00240AA6" w:rsidRPr="00B976AA">
        <w:rPr>
          <w:lang w:val="vi-VN"/>
        </w:rPr>
        <w:t xml:space="preserve">. </w:t>
      </w:r>
      <w:r w:rsidR="000E2E26">
        <w:rPr>
          <w:lang w:val="en-US"/>
        </w:rPr>
        <w:t>B</w:t>
      </w:r>
      <w:r w:rsidR="00240AA6" w:rsidRPr="00B976AA">
        <w:rPr>
          <w:lang w:val="vi-VN"/>
        </w:rPr>
        <w:t xml:space="preserve">ảng 2 thể hiện </w:t>
      </w:r>
      <w:r w:rsidR="00F9338C" w:rsidRPr="00B976AA">
        <w:rPr>
          <w:lang w:val="vi-VN"/>
        </w:rPr>
        <w:t>đánh giá</w:t>
      </w:r>
      <w:r w:rsidR="00033D20">
        <w:rPr>
          <w:lang w:val="en-US"/>
        </w:rPr>
        <w:t xml:space="preserve"> tổng quan</w:t>
      </w:r>
      <w:r w:rsidR="002D3FD5" w:rsidRPr="00B976AA">
        <w:rPr>
          <w:lang w:val="vi-VN"/>
        </w:rPr>
        <w:t xml:space="preserve"> </w:t>
      </w:r>
      <w:r w:rsidR="00F9338C" w:rsidRPr="00B976AA">
        <w:rPr>
          <w:lang w:val="vi-VN"/>
        </w:rPr>
        <w:t>trên thuộc tính Close</w:t>
      </w:r>
      <w:r w:rsidR="00404CF7" w:rsidRPr="00B976AA">
        <w:rPr>
          <w:lang w:val="vi-VN"/>
        </w:rPr>
        <w:t xml:space="preserve"> – </w:t>
      </w:r>
      <w:r w:rsidR="00404CF7" w:rsidRPr="00B976AA">
        <w:rPr>
          <w:lang w:val="vi-VN"/>
        </w:rPr>
        <w:lastRenderedPageBreak/>
        <w:t xml:space="preserve">Thuộc tính </w:t>
      </w:r>
      <w:r w:rsidR="009266BD" w:rsidRPr="00B976AA">
        <w:rPr>
          <w:lang w:val="vi-VN"/>
        </w:rPr>
        <w:t>được lựa chọn để thực hiện dự đoán</w:t>
      </w:r>
      <w:r w:rsidR="00033D20">
        <w:rPr>
          <w:lang w:val="en-US"/>
        </w:rPr>
        <w:t xml:space="preserve"> giá đóng cửa cổ phiếu</w:t>
      </w:r>
      <w:r w:rsidR="006C552B">
        <w:rPr>
          <w:lang w:val="en-US"/>
        </w:rPr>
        <w:t>.</w:t>
      </w:r>
    </w:p>
    <w:tbl>
      <w:tblPr>
        <w:tblStyle w:val="TableGrid"/>
        <w:tblW w:w="0" w:type="auto"/>
        <w:tblLook w:val="04A0" w:firstRow="1" w:lastRow="0" w:firstColumn="1" w:lastColumn="0" w:noHBand="0" w:noVBand="1"/>
      </w:tblPr>
      <w:tblGrid>
        <w:gridCol w:w="991"/>
        <w:gridCol w:w="1309"/>
        <w:gridCol w:w="1397"/>
        <w:gridCol w:w="1326"/>
      </w:tblGrid>
      <w:tr w:rsidR="002B20E5" w:rsidRPr="0064550D" w14:paraId="4009FDB0" w14:textId="6F954B5A" w:rsidTr="00033D20">
        <w:trPr>
          <w:trHeight w:val="350"/>
        </w:trPr>
        <w:tc>
          <w:tcPr>
            <w:tcW w:w="1052" w:type="dxa"/>
            <w:vAlign w:val="center"/>
          </w:tcPr>
          <w:p w14:paraId="4E28CD6E" w14:textId="77777777" w:rsidR="00D54E0C" w:rsidRPr="0064550D" w:rsidRDefault="00D54E0C" w:rsidP="00033D20">
            <w:pPr>
              <w:pStyle w:val="BodyText"/>
              <w:spacing w:after="0" w:line="276" w:lineRule="auto"/>
              <w:ind w:firstLine="0"/>
              <w:jc w:val="center"/>
              <w:rPr>
                <w:sz w:val="18"/>
                <w:szCs w:val="18"/>
                <w:lang w:val="vi-VN"/>
              </w:rPr>
            </w:pPr>
          </w:p>
        </w:tc>
        <w:tc>
          <w:tcPr>
            <w:tcW w:w="1070" w:type="dxa"/>
            <w:vAlign w:val="center"/>
          </w:tcPr>
          <w:p w14:paraId="0E5DD03A" w14:textId="29B17BCD" w:rsidR="00D54E0C" w:rsidRPr="0064550D" w:rsidRDefault="00D54E0C" w:rsidP="00033D20">
            <w:pPr>
              <w:pStyle w:val="BodyText"/>
              <w:spacing w:after="0" w:line="276" w:lineRule="auto"/>
              <w:ind w:firstLine="0"/>
              <w:jc w:val="center"/>
              <w:rPr>
                <w:b/>
                <w:sz w:val="18"/>
                <w:szCs w:val="18"/>
                <w:lang w:val="vi-VN"/>
              </w:rPr>
            </w:pPr>
            <w:r w:rsidRPr="0064550D">
              <w:rPr>
                <w:b/>
                <w:sz w:val="18"/>
                <w:szCs w:val="18"/>
                <w:lang w:val="vi-VN"/>
              </w:rPr>
              <w:t>CTLT</w:t>
            </w:r>
          </w:p>
        </w:tc>
        <w:tc>
          <w:tcPr>
            <w:tcW w:w="1575" w:type="dxa"/>
            <w:vAlign w:val="center"/>
          </w:tcPr>
          <w:p w14:paraId="481D3CC3" w14:textId="4CF06EBC" w:rsidR="00D54E0C" w:rsidRPr="0064550D" w:rsidRDefault="00D54E0C" w:rsidP="00033D20">
            <w:pPr>
              <w:pStyle w:val="BodyText"/>
              <w:spacing w:after="0" w:line="276" w:lineRule="auto"/>
              <w:ind w:firstLine="0"/>
              <w:jc w:val="center"/>
              <w:rPr>
                <w:b/>
                <w:sz w:val="18"/>
                <w:szCs w:val="18"/>
                <w:lang w:val="vi-VN"/>
              </w:rPr>
            </w:pPr>
            <w:r w:rsidRPr="0064550D">
              <w:rPr>
                <w:b/>
                <w:sz w:val="18"/>
                <w:szCs w:val="18"/>
                <w:lang w:val="vi-VN"/>
              </w:rPr>
              <w:t>INTC</w:t>
            </w:r>
          </w:p>
        </w:tc>
        <w:tc>
          <w:tcPr>
            <w:tcW w:w="1326" w:type="dxa"/>
            <w:vAlign w:val="center"/>
          </w:tcPr>
          <w:p w14:paraId="4D78A15F" w14:textId="01057BEC" w:rsidR="00D54E0C" w:rsidRPr="0064550D" w:rsidRDefault="00D54E0C" w:rsidP="00033D20">
            <w:pPr>
              <w:pStyle w:val="BodyText"/>
              <w:spacing w:after="0" w:line="276" w:lineRule="auto"/>
              <w:ind w:firstLine="0"/>
              <w:jc w:val="center"/>
              <w:rPr>
                <w:b/>
                <w:sz w:val="18"/>
                <w:szCs w:val="18"/>
                <w:lang w:val="vi-VN"/>
              </w:rPr>
            </w:pPr>
            <w:r w:rsidRPr="0064550D">
              <w:rPr>
                <w:b/>
                <w:sz w:val="18"/>
                <w:szCs w:val="18"/>
                <w:lang w:val="vi-VN"/>
              </w:rPr>
              <w:t>NTR</w:t>
            </w:r>
          </w:p>
        </w:tc>
      </w:tr>
      <w:tr w:rsidR="002B20E5" w:rsidRPr="0064550D" w14:paraId="036C7B83" w14:textId="31A61934" w:rsidTr="00033D20">
        <w:tc>
          <w:tcPr>
            <w:tcW w:w="1052" w:type="dxa"/>
            <w:vAlign w:val="center"/>
          </w:tcPr>
          <w:p w14:paraId="7C87CEAF" w14:textId="5564644C" w:rsidR="00D54E0C" w:rsidRPr="0064550D" w:rsidRDefault="00D54E0C" w:rsidP="00033D20">
            <w:pPr>
              <w:pStyle w:val="BodyText"/>
              <w:spacing w:after="0" w:line="276" w:lineRule="auto"/>
              <w:ind w:firstLine="0"/>
              <w:jc w:val="center"/>
              <w:rPr>
                <w:sz w:val="18"/>
                <w:szCs w:val="18"/>
                <w:lang w:val="vi-VN"/>
              </w:rPr>
            </w:pPr>
            <w:r w:rsidRPr="0064550D">
              <w:rPr>
                <w:sz w:val="18"/>
                <w:szCs w:val="18"/>
                <w:lang w:val="vi-VN"/>
              </w:rPr>
              <w:t>Count</w:t>
            </w:r>
          </w:p>
        </w:tc>
        <w:tc>
          <w:tcPr>
            <w:tcW w:w="1070" w:type="dxa"/>
            <w:vAlign w:val="center"/>
          </w:tcPr>
          <w:p w14:paraId="0110FAA7" w14:textId="48893682" w:rsidR="00D54E0C" w:rsidRPr="0064550D" w:rsidRDefault="008870A3" w:rsidP="00033D20">
            <w:pPr>
              <w:pStyle w:val="BodyText"/>
              <w:spacing w:after="0" w:line="276" w:lineRule="auto"/>
              <w:ind w:firstLine="0"/>
              <w:jc w:val="center"/>
              <w:rPr>
                <w:sz w:val="18"/>
                <w:szCs w:val="18"/>
                <w:lang w:val="vi-VN"/>
              </w:rPr>
            </w:pPr>
            <w:r w:rsidRPr="0064550D">
              <w:rPr>
                <w:sz w:val="18"/>
                <w:szCs w:val="18"/>
                <w:lang w:val="vi-VN"/>
              </w:rPr>
              <w:t>1119</w:t>
            </w:r>
          </w:p>
        </w:tc>
        <w:tc>
          <w:tcPr>
            <w:tcW w:w="1575" w:type="dxa"/>
            <w:vAlign w:val="center"/>
          </w:tcPr>
          <w:p w14:paraId="0971E703" w14:textId="15319E1C" w:rsidR="00D54E0C" w:rsidRPr="0064550D" w:rsidRDefault="00541FEE" w:rsidP="00033D20">
            <w:pPr>
              <w:pStyle w:val="BodyText"/>
              <w:spacing w:after="0" w:line="276" w:lineRule="auto"/>
              <w:ind w:firstLine="0"/>
              <w:jc w:val="center"/>
              <w:rPr>
                <w:sz w:val="18"/>
                <w:szCs w:val="18"/>
                <w:lang w:val="vi-VN"/>
              </w:rPr>
            </w:pPr>
            <w:r w:rsidRPr="0064550D">
              <w:rPr>
                <w:sz w:val="18"/>
                <w:szCs w:val="18"/>
                <w:lang w:val="vi-VN"/>
              </w:rPr>
              <w:t>1119</w:t>
            </w:r>
          </w:p>
        </w:tc>
        <w:tc>
          <w:tcPr>
            <w:tcW w:w="1326" w:type="dxa"/>
            <w:vAlign w:val="center"/>
          </w:tcPr>
          <w:p w14:paraId="4C21BF20" w14:textId="6A7F1925" w:rsidR="00D54E0C" w:rsidRPr="0064550D" w:rsidRDefault="007D047D" w:rsidP="00033D20">
            <w:pPr>
              <w:pStyle w:val="BodyText"/>
              <w:spacing w:after="0" w:line="276" w:lineRule="auto"/>
              <w:ind w:firstLine="0"/>
              <w:jc w:val="center"/>
              <w:rPr>
                <w:sz w:val="18"/>
                <w:szCs w:val="18"/>
                <w:lang w:val="vi-VN"/>
              </w:rPr>
            </w:pPr>
            <w:r w:rsidRPr="0064550D">
              <w:rPr>
                <w:sz w:val="18"/>
                <w:szCs w:val="18"/>
                <w:lang w:val="vi-VN"/>
              </w:rPr>
              <w:t>1119</w:t>
            </w:r>
          </w:p>
        </w:tc>
      </w:tr>
      <w:tr w:rsidR="002B20E5" w:rsidRPr="0064550D" w14:paraId="18D36191" w14:textId="728782D9" w:rsidTr="00033D20">
        <w:tc>
          <w:tcPr>
            <w:tcW w:w="1052" w:type="dxa"/>
            <w:vAlign w:val="center"/>
          </w:tcPr>
          <w:p w14:paraId="73CB15D2" w14:textId="297E0C5E" w:rsidR="00D54E0C" w:rsidRPr="0064550D" w:rsidRDefault="00D54E0C" w:rsidP="00033D20">
            <w:pPr>
              <w:pStyle w:val="BodyText"/>
              <w:spacing w:after="0" w:line="276" w:lineRule="auto"/>
              <w:ind w:firstLine="0"/>
              <w:jc w:val="center"/>
              <w:rPr>
                <w:sz w:val="18"/>
                <w:szCs w:val="18"/>
                <w:lang w:val="vi-VN"/>
              </w:rPr>
            </w:pPr>
            <w:r w:rsidRPr="0064550D">
              <w:rPr>
                <w:sz w:val="18"/>
                <w:szCs w:val="18"/>
                <w:lang w:val="vi-VN"/>
              </w:rPr>
              <w:t>Mean</w:t>
            </w:r>
          </w:p>
        </w:tc>
        <w:tc>
          <w:tcPr>
            <w:tcW w:w="1070" w:type="dxa"/>
            <w:vAlign w:val="center"/>
          </w:tcPr>
          <w:p w14:paraId="51111EB2" w14:textId="668CAF77" w:rsidR="00D54E0C" w:rsidRPr="0064550D" w:rsidRDefault="00900313" w:rsidP="00033D20">
            <w:pPr>
              <w:pStyle w:val="BodyText"/>
              <w:spacing w:after="0" w:line="276" w:lineRule="auto"/>
              <w:ind w:firstLine="0"/>
              <w:jc w:val="center"/>
              <w:rPr>
                <w:sz w:val="18"/>
                <w:szCs w:val="18"/>
                <w:lang w:val="vi-VN"/>
              </w:rPr>
            </w:pPr>
            <w:r w:rsidRPr="0064550D">
              <w:rPr>
                <w:sz w:val="18"/>
                <w:szCs w:val="18"/>
                <w:lang w:val="vi-VN"/>
              </w:rPr>
              <w:t>80.05</w:t>
            </w:r>
            <w:r w:rsidR="00DC6F19" w:rsidRPr="0064550D">
              <w:rPr>
                <w:sz w:val="18"/>
                <w:szCs w:val="18"/>
                <w:lang w:val="vi-VN"/>
              </w:rPr>
              <w:t>1</w:t>
            </w:r>
          </w:p>
        </w:tc>
        <w:tc>
          <w:tcPr>
            <w:tcW w:w="1575" w:type="dxa"/>
            <w:vAlign w:val="center"/>
          </w:tcPr>
          <w:p w14:paraId="6AF367DB" w14:textId="2CED760F" w:rsidR="00D54E0C" w:rsidRPr="0064550D" w:rsidRDefault="00B33911" w:rsidP="00033D20">
            <w:pPr>
              <w:pStyle w:val="BodyText"/>
              <w:spacing w:after="0" w:line="276" w:lineRule="auto"/>
              <w:ind w:firstLine="0"/>
              <w:jc w:val="center"/>
              <w:rPr>
                <w:sz w:val="18"/>
                <w:szCs w:val="18"/>
                <w:lang w:val="vi-VN"/>
              </w:rPr>
            </w:pPr>
            <w:r w:rsidRPr="0064550D">
              <w:rPr>
                <w:sz w:val="18"/>
                <w:szCs w:val="18"/>
                <w:lang w:val="vi-VN"/>
              </w:rPr>
              <w:t>48</w:t>
            </w:r>
            <w:r w:rsidR="0030448B" w:rsidRPr="0064550D">
              <w:rPr>
                <w:sz w:val="18"/>
                <w:szCs w:val="18"/>
                <w:lang w:val="vi-VN"/>
              </w:rPr>
              <w:t>.129</w:t>
            </w:r>
          </w:p>
        </w:tc>
        <w:tc>
          <w:tcPr>
            <w:tcW w:w="1326" w:type="dxa"/>
            <w:vAlign w:val="center"/>
          </w:tcPr>
          <w:p w14:paraId="53B3BFEF" w14:textId="38BFEEF2" w:rsidR="00D54E0C" w:rsidRPr="0064550D" w:rsidRDefault="004D77AB" w:rsidP="00033D20">
            <w:pPr>
              <w:pStyle w:val="BodyText"/>
              <w:spacing w:after="0" w:line="276" w:lineRule="auto"/>
              <w:ind w:firstLine="0"/>
              <w:jc w:val="center"/>
              <w:rPr>
                <w:sz w:val="18"/>
                <w:szCs w:val="18"/>
                <w:lang w:val="vi-VN"/>
              </w:rPr>
            </w:pPr>
            <w:r w:rsidRPr="0064550D">
              <w:rPr>
                <w:sz w:val="18"/>
                <w:szCs w:val="18"/>
                <w:lang w:val="vi-VN"/>
              </w:rPr>
              <w:t>60.49</w:t>
            </w:r>
            <w:r w:rsidR="00B76EB7" w:rsidRPr="0064550D">
              <w:rPr>
                <w:sz w:val="18"/>
                <w:szCs w:val="18"/>
                <w:lang w:val="vi-VN"/>
              </w:rPr>
              <w:t>6</w:t>
            </w:r>
          </w:p>
        </w:tc>
      </w:tr>
      <w:tr w:rsidR="002B20E5" w:rsidRPr="0064550D" w14:paraId="17E06485" w14:textId="5C342B19" w:rsidTr="00033D20">
        <w:tc>
          <w:tcPr>
            <w:tcW w:w="1052" w:type="dxa"/>
            <w:vAlign w:val="center"/>
          </w:tcPr>
          <w:p w14:paraId="0052B56C" w14:textId="0D1584B8" w:rsidR="00D54E0C" w:rsidRPr="0064550D" w:rsidRDefault="00D54E0C" w:rsidP="00033D20">
            <w:pPr>
              <w:pStyle w:val="BodyText"/>
              <w:spacing w:after="0" w:line="276" w:lineRule="auto"/>
              <w:ind w:firstLine="0"/>
              <w:jc w:val="center"/>
              <w:rPr>
                <w:sz w:val="18"/>
                <w:szCs w:val="18"/>
                <w:lang w:val="vi-VN"/>
              </w:rPr>
            </w:pPr>
            <w:r w:rsidRPr="0064550D">
              <w:rPr>
                <w:sz w:val="18"/>
                <w:szCs w:val="18"/>
                <w:lang w:val="vi-VN"/>
              </w:rPr>
              <w:t>Std</w:t>
            </w:r>
          </w:p>
        </w:tc>
        <w:tc>
          <w:tcPr>
            <w:tcW w:w="1070" w:type="dxa"/>
            <w:vAlign w:val="center"/>
          </w:tcPr>
          <w:p w14:paraId="00069720" w14:textId="1A8C7712" w:rsidR="00D54E0C" w:rsidRPr="0064550D" w:rsidRDefault="00AB1E70" w:rsidP="00033D20">
            <w:pPr>
              <w:pStyle w:val="BodyText"/>
              <w:spacing w:after="0" w:line="276" w:lineRule="auto"/>
              <w:ind w:firstLine="0"/>
              <w:jc w:val="center"/>
              <w:rPr>
                <w:sz w:val="18"/>
                <w:szCs w:val="18"/>
                <w:lang w:val="vi-VN"/>
              </w:rPr>
            </w:pPr>
            <w:r w:rsidRPr="0064550D">
              <w:rPr>
                <w:sz w:val="18"/>
                <w:szCs w:val="18"/>
                <w:lang w:val="vi-VN"/>
              </w:rPr>
              <w:t>30.003</w:t>
            </w:r>
          </w:p>
        </w:tc>
        <w:tc>
          <w:tcPr>
            <w:tcW w:w="1575" w:type="dxa"/>
            <w:vAlign w:val="center"/>
          </w:tcPr>
          <w:p w14:paraId="37978E68" w14:textId="444DF147" w:rsidR="00D54E0C" w:rsidRPr="0064550D" w:rsidRDefault="00041950" w:rsidP="00033D20">
            <w:pPr>
              <w:pStyle w:val="BodyText"/>
              <w:spacing w:after="0" w:line="276" w:lineRule="auto"/>
              <w:ind w:firstLine="0"/>
              <w:jc w:val="center"/>
              <w:rPr>
                <w:sz w:val="18"/>
                <w:szCs w:val="18"/>
                <w:lang w:val="vi-VN"/>
              </w:rPr>
            </w:pPr>
            <w:r w:rsidRPr="0064550D">
              <w:rPr>
                <w:sz w:val="18"/>
                <w:szCs w:val="18"/>
                <w:lang w:val="vi-VN"/>
              </w:rPr>
              <w:t>10.</w:t>
            </w:r>
            <w:r w:rsidR="00B579BE" w:rsidRPr="0064550D">
              <w:rPr>
                <w:sz w:val="18"/>
                <w:szCs w:val="18"/>
                <w:lang w:val="vi-VN"/>
              </w:rPr>
              <w:t>864</w:t>
            </w:r>
          </w:p>
        </w:tc>
        <w:tc>
          <w:tcPr>
            <w:tcW w:w="1326" w:type="dxa"/>
            <w:vAlign w:val="center"/>
          </w:tcPr>
          <w:p w14:paraId="58664CAD" w14:textId="2F6EF635" w:rsidR="00D54E0C" w:rsidRPr="0064550D" w:rsidRDefault="000C388F" w:rsidP="00033D20">
            <w:pPr>
              <w:pStyle w:val="BodyText"/>
              <w:spacing w:after="0" w:line="276" w:lineRule="auto"/>
              <w:ind w:firstLine="0"/>
              <w:jc w:val="center"/>
              <w:rPr>
                <w:sz w:val="18"/>
                <w:szCs w:val="18"/>
                <w:lang w:val="vi-VN"/>
              </w:rPr>
            </w:pPr>
            <w:r w:rsidRPr="0064550D">
              <w:rPr>
                <w:sz w:val="18"/>
                <w:szCs w:val="18"/>
                <w:lang w:val="vi-VN"/>
              </w:rPr>
              <w:t>18.</w:t>
            </w:r>
            <w:r w:rsidR="0000465F" w:rsidRPr="0064550D">
              <w:rPr>
                <w:sz w:val="18"/>
                <w:szCs w:val="18"/>
                <w:lang w:val="vi-VN"/>
              </w:rPr>
              <w:t>42</w:t>
            </w:r>
            <w:r w:rsidR="00B76EB7" w:rsidRPr="0064550D">
              <w:rPr>
                <w:sz w:val="18"/>
                <w:szCs w:val="18"/>
                <w:lang w:val="vi-VN"/>
              </w:rPr>
              <w:t>8</w:t>
            </w:r>
          </w:p>
        </w:tc>
      </w:tr>
      <w:tr w:rsidR="002B20E5" w:rsidRPr="0064550D" w14:paraId="7C6D6EE7" w14:textId="24F37B61" w:rsidTr="00033D20">
        <w:tc>
          <w:tcPr>
            <w:tcW w:w="1052" w:type="dxa"/>
            <w:vAlign w:val="center"/>
          </w:tcPr>
          <w:p w14:paraId="167D0585" w14:textId="1816E881" w:rsidR="00D54E0C" w:rsidRPr="0064550D" w:rsidRDefault="00D54E0C" w:rsidP="00033D20">
            <w:pPr>
              <w:pStyle w:val="BodyText"/>
              <w:spacing w:after="0" w:line="276" w:lineRule="auto"/>
              <w:ind w:firstLine="0"/>
              <w:jc w:val="center"/>
              <w:rPr>
                <w:sz w:val="18"/>
                <w:szCs w:val="18"/>
                <w:lang w:val="vi-VN"/>
              </w:rPr>
            </w:pPr>
            <w:r w:rsidRPr="0064550D">
              <w:rPr>
                <w:sz w:val="18"/>
                <w:szCs w:val="18"/>
                <w:lang w:val="vi-VN"/>
              </w:rPr>
              <w:t>Min</w:t>
            </w:r>
          </w:p>
        </w:tc>
        <w:tc>
          <w:tcPr>
            <w:tcW w:w="1070" w:type="dxa"/>
            <w:vAlign w:val="center"/>
          </w:tcPr>
          <w:p w14:paraId="554969D2" w14:textId="36F181CB" w:rsidR="00D54E0C" w:rsidRPr="0064550D" w:rsidRDefault="00B16C5D" w:rsidP="00033D20">
            <w:pPr>
              <w:pStyle w:val="BodyText"/>
              <w:spacing w:after="0" w:line="276" w:lineRule="auto"/>
              <w:ind w:firstLine="0"/>
              <w:jc w:val="center"/>
              <w:rPr>
                <w:sz w:val="18"/>
                <w:szCs w:val="18"/>
                <w:lang w:val="vi-VN"/>
              </w:rPr>
            </w:pPr>
            <w:r w:rsidRPr="0064550D">
              <w:rPr>
                <w:sz w:val="18"/>
                <w:szCs w:val="18"/>
                <w:lang w:val="vi-VN"/>
              </w:rPr>
              <w:t>29.</w:t>
            </w:r>
            <w:r w:rsidR="00610BC8" w:rsidRPr="0064550D">
              <w:rPr>
                <w:sz w:val="18"/>
                <w:szCs w:val="18"/>
                <w:lang w:val="vi-VN"/>
              </w:rPr>
              <w:t>84</w:t>
            </w:r>
          </w:p>
        </w:tc>
        <w:tc>
          <w:tcPr>
            <w:tcW w:w="1575" w:type="dxa"/>
            <w:vAlign w:val="center"/>
          </w:tcPr>
          <w:p w14:paraId="0855F68C" w14:textId="431129FF" w:rsidR="00D54E0C" w:rsidRPr="0064550D" w:rsidRDefault="00CD07EF" w:rsidP="00033D20">
            <w:pPr>
              <w:pStyle w:val="BodyText"/>
              <w:spacing w:after="0" w:line="276" w:lineRule="auto"/>
              <w:ind w:firstLine="0"/>
              <w:jc w:val="center"/>
              <w:rPr>
                <w:sz w:val="18"/>
                <w:szCs w:val="18"/>
                <w:lang w:val="vi-VN"/>
              </w:rPr>
            </w:pPr>
            <w:r w:rsidRPr="0064550D">
              <w:rPr>
                <w:sz w:val="18"/>
                <w:szCs w:val="18"/>
                <w:lang w:val="vi-VN"/>
              </w:rPr>
              <w:t>24.9</w:t>
            </w:r>
          </w:p>
        </w:tc>
        <w:tc>
          <w:tcPr>
            <w:tcW w:w="1326" w:type="dxa"/>
            <w:vAlign w:val="center"/>
          </w:tcPr>
          <w:p w14:paraId="2BD0F395" w14:textId="23B4FEFC" w:rsidR="00D54E0C" w:rsidRPr="0064550D" w:rsidRDefault="00A43AE6" w:rsidP="00033D20">
            <w:pPr>
              <w:pStyle w:val="BodyText"/>
              <w:spacing w:after="0" w:line="276" w:lineRule="auto"/>
              <w:ind w:firstLine="0"/>
              <w:jc w:val="center"/>
              <w:rPr>
                <w:sz w:val="18"/>
                <w:szCs w:val="18"/>
                <w:lang w:val="vi-VN"/>
              </w:rPr>
            </w:pPr>
            <w:r w:rsidRPr="0064550D">
              <w:rPr>
                <w:sz w:val="18"/>
                <w:szCs w:val="18"/>
                <w:lang w:val="vi-VN"/>
              </w:rPr>
              <w:t>25.1</w:t>
            </w:r>
          </w:p>
        </w:tc>
      </w:tr>
      <w:tr w:rsidR="002B20E5" w:rsidRPr="0064550D" w14:paraId="200F3A64" w14:textId="1F8AB378" w:rsidTr="00033D20">
        <w:tc>
          <w:tcPr>
            <w:tcW w:w="1052" w:type="dxa"/>
            <w:vAlign w:val="center"/>
          </w:tcPr>
          <w:p w14:paraId="0D4484D7" w14:textId="0A906B5E" w:rsidR="00D54E0C" w:rsidRPr="0064550D" w:rsidRDefault="00D54E0C" w:rsidP="00033D20">
            <w:pPr>
              <w:pStyle w:val="BodyText"/>
              <w:spacing w:after="0" w:line="276" w:lineRule="auto"/>
              <w:ind w:firstLine="0"/>
              <w:jc w:val="center"/>
              <w:rPr>
                <w:sz w:val="18"/>
                <w:szCs w:val="18"/>
                <w:lang w:val="vi-VN"/>
              </w:rPr>
            </w:pPr>
            <w:r w:rsidRPr="0064550D">
              <w:rPr>
                <w:sz w:val="18"/>
                <w:szCs w:val="18"/>
                <w:lang w:val="vi-VN"/>
              </w:rPr>
              <w:t>Max</w:t>
            </w:r>
          </w:p>
        </w:tc>
        <w:tc>
          <w:tcPr>
            <w:tcW w:w="1070" w:type="dxa"/>
            <w:vAlign w:val="center"/>
          </w:tcPr>
          <w:p w14:paraId="18A8D565" w14:textId="6B4500EF" w:rsidR="00D54E0C" w:rsidRPr="0064550D" w:rsidRDefault="002218E3" w:rsidP="00033D20">
            <w:pPr>
              <w:pStyle w:val="BodyText"/>
              <w:spacing w:after="0" w:line="276" w:lineRule="auto"/>
              <w:ind w:firstLine="0"/>
              <w:jc w:val="center"/>
              <w:rPr>
                <w:sz w:val="18"/>
                <w:szCs w:val="18"/>
                <w:lang w:val="vi-VN"/>
              </w:rPr>
            </w:pPr>
            <w:r w:rsidRPr="0064550D">
              <w:rPr>
                <w:sz w:val="18"/>
                <w:szCs w:val="18"/>
                <w:lang w:val="vi-VN"/>
              </w:rPr>
              <w:t>142.</w:t>
            </w:r>
            <w:r w:rsidR="004916F0" w:rsidRPr="0064550D">
              <w:rPr>
                <w:sz w:val="18"/>
                <w:szCs w:val="18"/>
                <w:lang w:val="vi-VN"/>
              </w:rPr>
              <w:t>35</w:t>
            </w:r>
          </w:p>
        </w:tc>
        <w:tc>
          <w:tcPr>
            <w:tcW w:w="1575" w:type="dxa"/>
            <w:vAlign w:val="center"/>
          </w:tcPr>
          <w:p w14:paraId="4EE9950F" w14:textId="408700BF" w:rsidR="00D54E0C" w:rsidRPr="0064550D" w:rsidRDefault="003D5437" w:rsidP="00033D20">
            <w:pPr>
              <w:pStyle w:val="BodyText"/>
              <w:spacing w:after="0" w:line="276" w:lineRule="auto"/>
              <w:ind w:firstLine="0"/>
              <w:jc w:val="center"/>
              <w:rPr>
                <w:sz w:val="18"/>
                <w:szCs w:val="18"/>
                <w:lang w:val="vi-VN"/>
              </w:rPr>
            </w:pPr>
            <w:r w:rsidRPr="0064550D">
              <w:rPr>
                <w:sz w:val="18"/>
                <w:szCs w:val="18"/>
                <w:lang w:val="vi-VN"/>
              </w:rPr>
              <w:t>68.47</w:t>
            </w:r>
          </w:p>
        </w:tc>
        <w:tc>
          <w:tcPr>
            <w:tcW w:w="1326" w:type="dxa"/>
            <w:vAlign w:val="center"/>
          </w:tcPr>
          <w:p w14:paraId="2713B5D9" w14:textId="64F77874" w:rsidR="00D54E0C" w:rsidRPr="0064550D" w:rsidRDefault="007236C4" w:rsidP="00033D20">
            <w:pPr>
              <w:pStyle w:val="BodyText"/>
              <w:spacing w:after="0" w:line="276" w:lineRule="auto"/>
              <w:ind w:firstLine="0"/>
              <w:jc w:val="center"/>
              <w:rPr>
                <w:sz w:val="18"/>
                <w:szCs w:val="18"/>
                <w:lang w:val="vi-VN"/>
              </w:rPr>
            </w:pPr>
            <w:r w:rsidRPr="0064550D">
              <w:rPr>
                <w:sz w:val="18"/>
                <w:szCs w:val="18"/>
                <w:lang w:val="vi-VN"/>
              </w:rPr>
              <w:t>114.5</w:t>
            </w:r>
          </w:p>
        </w:tc>
      </w:tr>
      <w:tr w:rsidR="002B20E5" w:rsidRPr="0064550D" w14:paraId="63D56029" w14:textId="5EBEE958" w:rsidTr="00033D20">
        <w:tc>
          <w:tcPr>
            <w:tcW w:w="1052" w:type="dxa"/>
            <w:vAlign w:val="center"/>
          </w:tcPr>
          <w:p w14:paraId="033FD8BC" w14:textId="04612E95" w:rsidR="00D54E0C" w:rsidRPr="0064550D" w:rsidRDefault="00FA6E2C" w:rsidP="00033D20">
            <w:pPr>
              <w:pStyle w:val="BodyText"/>
              <w:spacing w:after="0" w:line="276" w:lineRule="auto"/>
              <w:ind w:firstLine="0"/>
              <w:jc w:val="center"/>
              <w:rPr>
                <w:sz w:val="18"/>
                <w:szCs w:val="18"/>
                <w:lang w:val="vi-VN"/>
              </w:rPr>
            </w:pPr>
            <w:r w:rsidRPr="0064550D">
              <w:rPr>
                <w:sz w:val="18"/>
                <w:szCs w:val="18"/>
                <w:lang w:val="vi-VN"/>
              </w:rPr>
              <w:t>25%</w:t>
            </w:r>
          </w:p>
        </w:tc>
        <w:tc>
          <w:tcPr>
            <w:tcW w:w="1070" w:type="dxa"/>
            <w:vAlign w:val="center"/>
          </w:tcPr>
          <w:p w14:paraId="436A65EF" w14:textId="75A36483" w:rsidR="00D54E0C" w:rsidRPr="0064550D" w:rsidRDefault="00960BD4" w:rsidP="00033D20">
            <w:pPr>
              <w:pStyle w:val="BodyText"/>
              <w:spacing w:after="0" w:line="276" w:lineRule="auto"/>
              <w:ind w:firstLine="0"/>
              <w:jc w:val="center"/>
              <w:rPr>
                <w:sz w:val="18"/>
                <w:szCs w:val="18"/>
                <w:lang w:val="vi-VN"/>
              </w:rPr>
            </w:pPr>
            <w:r w:rsidRPr="0064550D">
              <w:rPr>
                <w:sz w:val="18"/>
                <w:szCs w:val="18"/>
                <w:lang w:val="vi-VN"/>
              </w:rPr>
              <w:t>51.</w:t>
            </w:r>
            <w:r w:rsidR="0092620C" w:rsidRPr="0064550D">
              <w:rPr>
                <w:sz w:val="18"/>
                <w:szCs w:val="18"/>
                <w:lang w:val="vi-VN"/>
              </w:rPr>
              <w:t>33</w:t>
            </w:r>
          </w:p>
        </w:tc>
        <w:tc>
          <w:tcPr>
            <w:tcW w:w="1575" w:type="dxa"/>
            <w:vAlign w:val="center"/>
          </w:tcPr>
          <w:p w14:paraId="608624CB" w14:textId="2AA1D75B" w:rsidR="00D54E0C" w:rsidRPr="0064550D" w:rsidRDefault="008A7B0F" w:rsidP="00033D20">
            <w:pPr>
              <w:pStyle w:val="BodyText"/>
              <w:spacing w:after="0" w:line="276" w:lineRule="auto"/>
              <w:ind w:firstLine="0"/>
              <w:jc w:val="center"/>
              <w:rPr>
                <w:sz w:val="18"/>
                <w:szCs w:val="18"/>
                <w:lang w:val="vi-VN"/>
              </w:rPr>
            </w:pPr>
            <w:r w:rsidRPr="0064550D">
              <w:rPr>
                <w:sz w:val="18"/>
                <w:szCs w:val="18"/>
                <w:lang w:val="vi-VN"/>
              </w:rPr>
              <w:t>44.265</w:t>
            </w:r>
          </w:p>
        </w:tc>
        <w:tc>
          <w:tcPr>
            <w:tcW w:w="1326" w:type="dxa"/>
            <w:vAlign w:val="center"/>
          </w:tcPr>
          <w:p w14:paraId="5D0AAB5C" w14:textId="45D0ED6E" w:rsidR="00D54E0C" w:rsidRPr="0064550D" w:rsidRDefault="00F109D8" w:rsidP="00033D20">
            <w:pPr>
              <w:pStyle w:val="BodyText"/>
              <w:spacing w:after="0" w:line="276" w:lineRule="auto"/>
              <w:ind w:firstLine="0"/>
              <w:jc w:val="center"/>
              <w:rPr>
                <w:sz w:val="18"/>
                <w:szCs w:val="18"/>
                <w:lang w:val="vi-VN"/>
              </w:rPr>
            </w:pPr>
            <w:r w:rsidRPr="0064550D">
              <w:rPr>
                <w:sz w:val="18"/>
                <w:szCs w:val="18"/>
                <w:lang w:val="vi-VN"/>
              </w:rPr>
              <w:t>48.495</w:t>
            </w:r>
          </w:p>
        </w:tc>
      </w:tr>
      <w:tr w:rsidR="002B20E5" w:rsidRPr="0064550D" w14:paraId="02669E86" w14:textId="30DAF464" w:rsidTr="00033D20">
        <w:tc>
          <w:tcPr>
            <w:tcW w:w="1052" w:type="dxa"/>
            <w:vAlign w:val="center"/>
          </w:tcPr>
          <w:p w14:paraId="0BD6E9AD" w14:textId="4DB5D215" w:rsidR="00D54E0C" w:rsidRPr="0064550D" w:rsidRDefault="00FA6E2C" w:rsidP="00033D20">
            <w:pPr>
              <w:pStyle w:val="BodyText"/>
              <w:spacing w:after="0" w:line="276" w:lineRule="auto"/>
              <w:ind w:firstLine="0"/>
              <w:jc w:val="center"/>
              <w:rPr>
                <w:sz w:val="18"/>
                <w:szCs w:val="18"/>
                <w:lang w:val="vi-VN"/>
              </w:rPr>
            </w:pPr>
            <w:r w:rsidRPr="0064550D">
              <w:rPr>
                <w:sz w:val="18"/>
                <w:szCs w:val="18"/>
                <w:lang w:val="vi-VN"/>
              </w:rPr>
              <w:t>50%</w:t>
            </w:r>
          </w:p>
        </w:tc>
        <w:tc>
          <w:tcPr>
            <w:tcW w:w="1070" w:type="dxa"/>
            <w:vAlign w:val="center"/>
          </w:tcPr>
          <w:p w14:paraId="4ECF5116" w14:textId="7D0701FF" w:rsidR="00D54E0C" w:rsidRPr="0064550D" w:rsidRDefault="00042FD2" w:rsidP="00033D20">
            <w:pPr>
              <w:pStyle w:val="BodyText"/>
              <w:spacing w:after="0" w:line="276" w:lineRule="auto"/>
              <w:ind w:firstLine="0"/>
              <w:jc w:val="center"/>
              <w:rPr>
                <w:sz w:val="18"/>
                <w:szCs w:val="18"/>
                <w:lang w:val="vi-VN"/>
              </w:rPr>
            </w:pPr>
            <w:r w:rsidRPr="0064550D">
              <w:rPr>
                <w:sz w:val="18"/>
                <w:szCs w:val="18"/>
                <w:lang w:val="vi-VN"/>
              </w:rPr>
              <w:t>78.55</w:t>
            </w:r>
          </w:p>
        </w:tc>
        <w:tc>
          <w:tcPr>
            <w:tcW w:w="1575" w:type="dxa"/>
            <w:vAlign w:val="center"/>
          </w:tcPr>
          <w:p w14:paraId="06C6A528" w14:textId="2A252FDD" w:rsidR="00D54E0C" w:rsidRPr="0064550D" w:rsidRDefault="00226F02" w:rsidP="00033D20">
            <w:pPr>
              <w:pStyle w:val="BodyText"/>
              <w:spacing w:after="0" w:line="276" w:lineRule="auto"/>
              <w:ind w:firstLine="0"/>
              <w:jc w:val="center"/>
              <w:rPr>
                <w:sz w:val="18"/>
                <w:szCs w:val="18"/>
                <w:lang w:val="vi-VN"/>
              </w:rPr>
            </w:pPr>
            <w:r w:rsidRPr="0064550D">
              <w:rPr>
                <w:sz w:val="18"/>
                <w:szCs w:val="18"/>
                <w:lang w:val="vi-VN"/>
              </w:rPr>
              <w:t>50.31</w:t>
            </w:r>
          </w:p>
        </w:tc>
        <w:tc>
          <w:tcPr>
            <w:tcW w:w="1326" w:type="dxa"/>
            <w:vAlign w:val="center"/>
          </w:tcPr>
          <w:p w14:paraId="5ADE7BAA" w14:textId="0021C769" w:rsidR="00D54E0C" w:rsidRPr="0064550D" w:rsidRDefault="00F109D8" w:rsidP="00033D20">
            <w:pPr>
              <w:pStyle w:val="BodyText"/>
              <w:spacing w:after="0" w:line="276" w:lineRule="auto"/>
              <w:ind w:firstLine="0"/>
              <w:jc w:val="center"/>
              <w:rPr>
                <w:sz w:val="18"/>
                <w:szCs w:val="18"/>
                <w:lang w:val="vi-VN"/>
              </w:rPr>
            </w:pPr>
            <w:r w:rsidRPr="0064550D">
              <w:rPr>
                <w:sz w:val="18"/>
                <w:szCs w:val="18"/>
                <w:lang w:val="vi-VN"/>
              </w:rPr>
              <w:t>55.3</w:t>
            </w:r>
            <w:r w:rsidR="007D19CC" w:rsidRPr="0064550D">
              <w:rPr>
                <w:sz w:val="18"/>
                <w:szCs w:val="18"/>
                <w:lang w:val="vi-VN"/>
              </w:rPr>
              <w:t>5</w:t>
            </w:r>
          </w:p>
        </w:tc>
      </w:tr>
      <w:tr w:rsidR="002B20E5" w:rsidRPr="0064550D" w14:paraId="08F47866" w14:textId="635E7A7E" w:rsidTr="00033D20">
        <w:tc>
          <w:tcPr>
            <w:tcW w:w="1052" w:type="dxa"/>
            <w:vAlign w:val="center"/>
          </w:tcPr>
          <w:p w14:paraId="35DC32E0" w14:textId="20B6B310" w:rsidR="00D54E0C" w:rsidRPr="0064550D" w:rsidRDefault="00FA6E2C" w:rsidP="00033D20">
            <w:pPr>
              <w:pStyle w:val="BodyText"/>
              <w:spacing w:after="0" w:line="276" w:lineRule="auto"/>
              <w:ind w:firstLine="0"/>
              <w:jc w:val="center"/>
              <w:rPr>
                <w:sz w:val="18"/>
                <w:szCs w:val="18"/>
                <w:lang w:val="vi-VN"/>
              </w:rPr>
            </w:pPr>
            <w:r w:rsidRPr="0064550D">
              <w:rPr>
                <w:sz w:val="18"/>
                <w:szCs w:val="18"/>
                <w:lang w:val="vi-VN"/>
              </w:rPr>
              <w:t>75%</w:t>
            </w:r>
          </w:p>
        </w:tc>
        <w:tc>
          <w:tcPr>
            <w:tcW w:w="1070" w:type="dxa"/>
            <w:vAlign w:val="center"/>
          </w:tcPr>
          <w:p w14:paraId="5B989E0E" w14:textId="183EC88D" w:rsidR="00D54E0C" w:rsidRPr="0064550D" w:rsidRDefault="00042FD2" w:rsidP="00033D20">
            <w:pPr>
              <w:pStyle w:val="BodyText"/>
              <w:spacing w:after="0" w:line="276" w:lineRule="auto"/>
              <w:ind w:firstLine="0"/>
              <w:jc w:val="center"/>
              <w:rPr>
                <w:sz w:val="18"/>
                <w:szCs w:val="18"/>
                <w:lang w:val="vi-VN"/>
              </w:rPr>
            </w:pPr>
            <w:r w:rsidRPr="0064550D">
              <w:rPr>
                <w:sz w:val="18"/>
                <w:szCs w:val="18"/>
                <w:lang w:val="vi-VN"/>
              </w:rPr>
              <w:t>106.</w:t>
            </w:r>
            <w:r w:rsidR="00235226" w:rsidRPr="0064550D">
              <w:rPr>
                <w:sz w:val="18"/>
                <w:szCs w:val="18"/>
                <w:lang w:val="vi-VN"/>
              </w:rPr>
              <w:t>025</w:t>
            </w:r>
          </w:p>
        </w:tc>
        <w:tc>
          <w:tcPr>
            <w:tcW w:w="1575" w:type="dxa"/>
            <w:vAlign w:val="center"/>
          </w:tcPr>
          <w:p w14:paraId="3FC360B9" w14:textId="2C927174" w:rsidR="00D54E0C" w:rsidRPr="0064550D" w:rsidRDefault="000C1F74" w:rsidP="00033D20">
            <w:pPr>
              <w:pStyle w:val="BodyText"/>
              <w:spacing w:after="0" w:line="276" w:lineRule="auto"/>
              <w:ind w:firstLine="0"/>
              <w:jc w:val="center"/>
              <w:rPr>
                <w:sz w:val="18"/>
                <w:szCs w:val="18"/>
                <w:lang w:val="vi-VN"/>
              </w:rPr>
            </w:pPr>
            <w:r w:rsidRPr="0064550D">
              <w:rPr>
                <w:sz w:val="18"/>
                <w:szCs w:val="18"/>
                <w:lang w:val="vi-VN"/>
              </w:rPr>
              <w:t>55.98</w:t>
            </w:r>
          </w:p>
        </w:tc>
        <w:tc>
          <w:tcPr>
            <w:tcW w:w="1326" w:type="dxa"/>
            <w:vAlign w:val="center"/>
          </w:tcPr>
          <w:p w14:paraId="3A8E2C2F" w14:textId="2AA71D8D" w:rsidR="00D54E0C" w:rsidRPr="0064550D" w:rsidRDefault="00736EA7" w:rsidP="00033D20">
            <w:pPr>
              <w:pStyle w:val="BodyText"/>
              <w:spacing w:after="0" w:line="276" w:lineRule="auto"/>
              <w:ind w:firstLine="0"/>
              <w:jc w:val="center"/>
              <w:rPr>
                <w:sz w:val="18"/>
                <w:szCs w:val="18"/>
                <w:lang w:val="vi-VN"/>
              </w:rPr>
            </w:pPr>
            <w:r w:rsidRPr="0064550D">
              <w:rPr>
                <w:sz w:val="18"/>
                <w:szCs w:val="18"/>
                <w:lang w:val="vi-VN"/>
              </w:rPr>
              <w:t>73.38</w:t>
            </w:r>
          </w:p>
        </w:tc>
      </w:tr>
      <w:tr w:rsidR="00762AAB" w:rsidRPr="0064550D" w14:paraId="50D94FA5" w14:textId="77777777" w:rsidTr="00033D20">
        <w:tc>
          <w:tcPr>
            <w:tcW w:w="1052" w:type="dxa"/>
            <w:vAlign w:val="center"/>
          </w:tcPr>
          <w:p w14:paraId="1DF2EADE" w14:textId="0EC48349" w:rsidR="00762AAB" w:rsidRPr="0064550D" w:rsidRDefault="00DE063B" w:rsidP="00033D20">
            <w:pPr>
              <w:pStyle w:val="BodyText"/>
              <w:spacing w:after="0" w:line="276" w:lineRule="auto"/>
              <w:ind w:firstLine="0"/>
              <w:jc w:val="center"/>
              <w:rPr>
                <w:sz w:val="18"/>
                <w:szCs w:val="18"/>
                <w:lang w:val="vi-VN"/>
              </w:rPr>
            </w:pPr>
            <w:r w:rsidRPr="0064550D">
              <w:rPr>
                <w:sz w:val="18"/>
                <w:szCs w:val="18"/>
                <w:lang w:val="vi-VN"/>
              </w:rPr>
              <w:t>Skewness</w:t>
            </w:r>
          </w:p>
        </w:tc>
        <w:tc>
          <w:tcPr>
            <w:tcW w:w="1070" w:type="dxa"/>
            <w:vAlign w:val="center"/>
          </w:tcPr>
          <w:p w14:paraId="0B28FAA7" w14:textId="03B86DDE" w:rsidR="00762AAB" w:rsidRPr="0064550D" w:rsidRDefault="0075093E" w:rsidP="00033D20">
            <w:pPr>
              <w:pStyle w:val="BodyText"/>
              <w:tabs>
                <w:tab w:val="clear" w:pos="288"/>
                <w:tab w:val="clear" w:pos="425"/>
                <w:tab w:val="left" w:pos="0"/>
                <w:tab w:val="left" w:pos="1095"/>
              </w:tabs>
              <w:spacing w:after="0" w:line="276" w:lineRule="auto"/>
              <w:ind w:firstLine="0"/>
              <w:jc w:val="center"/>
              <w:rPr>
                <w:sz w:val="18"/>
                <w:szCs w:val="18"/>
                <w:lang w:val="vi-VN"/>
              </w:rPr>
            </w:pPr>
            <w:r w:rsidRPr="0064550D">
              <w:rPr>
                <w:sz w:val="18"/>
                <w:szCs w:val="18"/>
                <w:lang w:val="vi-VN"/>
              </w:rPr>
              <w:t>0.1411</w:t>
            </w:r>
          </w:p>
        </w:tc>
        <w:tc>
          <w:tcPr>
            <w:tcW w:w="1575" w:type="dxa"/>
            <w:vAlign w:val="center"/>
          </w:tcPr>
          <w:p w14:paraId="3E248E64" w14:textId="0EA6A5F2" w:rsidR="00762AAB" w:rsidRPr="0064550D" w:rsidRDefault="008B492A" w:rsidP="00033D20">
            <w:pPr>
              <w:pStyle w:val="BodyText"/>
              <w:spacing w:after="0" w:line="276" w:lineRule="auto"/>
              <w:ind w:firstLine="0"/>
              <w:jc w:val="center"/>
              <w:rPr>
                <w:sz w:val="18"/>
                <w:szCs w:val="18"/>
                <w:lang w:val="vi-VN"/>
              </w:rPr>
            </w:pPr>
            <w:r w:rsidRPr="0064550D">
              <w:rPr>
                <w:sz w:val="18"/>
                <w:szCs w:val="18"/>
                <w:lang w:val="vi-VN"/>
              </w:rPr>
              <w:t>-0.647</w:t>
            </w:r>
            <w:r w:rsidR="005E6724" w:rsidRPr="0064550D">
              <w:rPr>
                <w:sz w:val="18"/>
                <w:szCs w:val="18"/>
                <w:lang w:val="vi-VN"/>
              </w:rPr>
              <w:t>.</w:t>
            </w:r>
          </w:p>
        </w:tc>
        <w:tc>
          <w:tcPr>
            <w:tcW w:w="1326" w:type="dxa"/>
            <w:vAlign w:val="center"/>
          </w:tcPr>
          <w:p w14:paraId="1B77753C" w14:textId="76365521" w:rsidR="00762AAB" w:rsidRPr="0064550D" w:rsidRDefault="00543959" w:rsidP="00033D20">
            <w:pPr>
              <w:pStyle w:val="BodyText"/>
              <w:spacing w:after="0" w:line="276" w:lineRule="auto"/>
              <w:ind w:firstLine="0"/>
              <w:jc w:val="center"/>
              <w:rPr>
                <w:sz w:val="18"/>
                <w:szCs w:val="18"/>
                <w:lang w:val="vi-VN"/>
              </w:rPr>
            </w:pPr>
            <w:r w:rsidRPr="0064550D">
              <w:rPr>
                <w:sz w:val="18"/>
                <w:szCs w:val="18"/>
                <w:lang w:val="vi-VN"/>
              </w:rPr>
              <w:t>0.566</w:t>
            </w:r>
          </w:p>
        </w:tc>
      </w:tr>
      <w:tr w:rsidR="0075093E" w:rsidRPr="0064550D" w14:paraId="65718511" w14:textId="77777777" w:rsidTr="00033D20">
        <w:tc>
          <w:tcPr>
            <w:tcW w:w="1052" w:type="dxa"/>
            <w:vAlign w:val="center"/>
          </w:tcPr>
          <w:p w14:paraId="4BA08BAA" w14:textId="4D153FC9" w:rsidR="0075093E" w:rsidRPr="0064550D" w:rsidRDefault="0075093E" w:rsidP="00033D20">
            <w:pPr>
              <w:pStyle w:val="BodyText"/>
              <w:spacing w:after="0" w:line="276" w:lineRule="auto"/>
              <w:ind w:firstLine="0"/>
              <w:jc w:val="center"/>
              <w:rPr>
                <w:sz w:val="18"/>
                <w:szCs w:val="18"/>
                <w:lang w:val="vi-VN"/>
              </w:rPr>
            </w:pPr>
            <w:r w:rsidRPr="0064550D">
              <w:rPr>
                <w:sz w:val="18"/>
                <w:szCs w:val="18"/>
                <w:lang w:val="vi-VN"/>
              </w:rPr>
              <w:t>Kurtosis</w:t>
            </w:r>
          </w:p>
        </w:tc>
        <w:tc>
          <w:tcPr>
            <w:tcW w:w="1070" w:type="dxa"/>
            <w:vAlign w:val="center"/>
          </w:tcPr>
          <w:p w14:paraId="691ADA2A" w14:textId="29C04F1F" w:rsidR="0075093E" w:rsidRPr="0064550D" w:rsidRDefault="00543959" w:rsidP="00033D20">
            <w:pPr>
              <w:pStyle w:val="BodyText"/>
              <w:spacing w:after="0" w:line="276" w:lineRule="auto"/>
              <w:ind w:firstLine="0"/>
              <w:jc w:val="center"/>
              <w:rPr>
                <w:sz w:val="18"/>
                <w:szCs w:val="18"/>
                <w:lang w:val="vi-VN"/>
              </w:rPr>
            </w:pPr>
            <w:r w:rsidRPr="0064550D">
              <w:rPr>
                <w:sz w:val="18"/>
                <w:szCs w:val="18"/>
                <w:lang w:val="vi-VN"/>
              </w:rPr>
              <w:t>-1.321</w:t>
            </w:r>
          </w:p>
        </w:tc>
        <w:tc>
          <w:tcPr>
            <w:tcW w:w="1575" w:type="dxa"/>
            <w:vAlign w:val="center"/>
          </w:tcPr>
          <w:p w14:paraId="46305C31" w14:textId="529F61B8" w:rsidR="0075093E" w:rsidRPr="0064550D" w:rsidRDefault="00E01174" w:rsidP="00033D20">
            <w:pPr>
              <w:pStyle w:val="BodyText"/>
              <w:spacing w:after="0" w:line="276" w:lineRule="auto"/>
              <w:ind w:firstLine="0"/>
              <w:jc w:val="center"/>
              <w:rPr>
                <w:sz w:val="18"/>
                <w:szCs w:val="18"/>
                <w:lang w:val="vi-VN"/>
              </w:rPr>
            </w:pPr>
            <w:r w:rsidRPr="0064550D">
              <w:rPr>
                <w:sz w:val="18"/>
                <w:szCs w:val="18"/>
                <w:lang w:val="vi-VN"/>
              </w:rPr>
              <w:t>-0.533</w:t>
            </w:r>
          </w:p>
        </w:tc>
        <w:tc>
          <w:tcPr>
            <w:tcW w:w="1326" w:type="dxa"/>
            <w:vAlign w:val="center"/>
          </w:tcPr>
          <w:p w14:paraId="484DA2F6" w14:textId="2F3C4B41" w:rsidR="0075093E" w:rsidRPr="0064550D" w:rsidRDefault="00236835" w:rsidP="00033D20">
            <w:pPr>
              <w:pStyle w:val="BodyText"/>
              <w:spacing w:after="0" w:line="276" w:lineRule="auto"/>
              <w:ind w:firstLine="0"/>
              <w:jc w:val="center"/>
              <w:rPr>
                <w:sz w:val="18"/>
                <w:szCs w:val="18"/>
                <w:lang w:val="vi-VN"/>
              </w:rPr>
            </w:pPr>
            <w:r w:rsidRPr="0064550D">
              <w:rPr>
                <w:sz w:val="18"/>
                <w:szCs w:val="18"/>
                <w:lang w:val="vi-VN"/>
              </w:rPr>
              <w:t>-0.282</w:t>
            </w:r>
          </w:p>
        </w:tc>
      </w:tr>
      <w:tr w:rsidR="002B20E5" w:rsidRPr="0064550D" w14:paraId="56F494F2" w14:textId="77777777" w:rsidTr="00033D20">
        <w:tc>
          <w:tcPr>
            <w:tcW w:w="1052" w:type="dxa"/>
            <w:vAlign w:val="center"/>
          </w:tcPr>
          <w:p w14:paraId="5276EF68" w14:textId="101DE10D" w:rsidR="0059615C" w:rsidRPr="0064550D" w:rsidRDefault="0059615C" w:rsidP="00033D20">
            <w:pPr>
              <w:pStyle w:val="BodyText"/>
              <w:spacing w:after="0" w:line="276" w:lineRule="auto"/>
              <w:ind w:firstLine="0"/>
              <w:jc w:val="center"/>
              <w:rPr>
                <w:sz w:val="18"/>
                <w:szCs w:val="18"/>
                <w:lang w:val="vi-VN"/>
              </w:rPr>
            </w:pPr>
            <w:r w:rsidRPr="0064550D">
              <w:rPr>
                <w:sz w:val="18"/>
                <w:szCs w:val="18"/>
                <w:lang w:val="vi-VN"/>
              </w:rPr>
              <w:t>Histogram</w:t>
            </w:r>
          </w:p>
        </w:tc>
        <w:tc>
          <w:tcPr>
            <w:tcW w:w="1070" w:type="dxa"/>
            <w:vAlign w:val="center"/>
          </w:tcPr>
          <w:p w14:paraId="37CB3E46" w14:textId="73ACDB4D" w:rsidR="0059615C" w:rsidRPr="0064550D" w:rsidRDefault="0006289E" w:rsidP="00033D20">
            <w:pPr>
              <w:pStyle w:val="BodyText"/>
              <w:spacing w:after="0" w:line="276" w:lineRule="auto"/>
              <w:ind w:firstLine="0"/>
              <w:jc w:val="center"/>
              <w:rPr>
                <w:sz w:val="18"/>
                <w:szCs w:val="18"/>
                <w:lang w:val="vi-VN"/>
              </w:rPr>
            </w:pPr>
            <w:r w:rsidRPr="0064550D">
              <w:rPr>
                <w:noProof/>
                <w:sz w:val="18"/>
                <w:szCs w:val="18"/>
                <w:lang w:val="vi-VN"/>
              </w:rPr>
              <w:drawing>
                <wp:inline distT="0" distB="0" distL="0" distR="0" wp14:anchorId="4965FE0D" wp14:editId="2315B904">
                  <wp:extent cx="694491" cy="548640"/>
                  <wp:effectExtent l="0" t="0" r="0" b="3810"/>
                  <wp:docPr id="531089685" name="Picture 531089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89685" name=""/>
                          <pic:cNvPicPr/>
                        </pic:nvPicPr>
                        <pic:blipFill>
                          <a:blip r:embed="rId12"/>
                          <a:stretch>
                            <a:fillRect/>
                          </a:stretch>
                        </pic:blipFill>
                        <pic:spPr>
                          <a:xfrm>
                            <a:off x="0" y="0"/>
                            <a:ext cx="694491" cy="548640"/>
                          </a:xfrm>
                          <a:prstGeom prst="rect">
                            <a:avLst/>
                          </a:prstGeom>
                        </pic:spPr>
                      </pic:pic>
                    </a:graphicData>
                  </a:graphic>
                </wp:inline>
              </w:drawing>
            </w:r>
          </w:p>
        </w:tc>
        <w:tc>
          <w:tcPr>
            <w:tcW w:w="1575" w:type="dxa"/>
            <w:vAlign w:val="center"/>
          </w:tcPr>
          <w:p w14:paraId="0B20E6F0" w14:textId="0A818038" w:rsidR="0059615C" w:rsidRPr="0064550D" w:rsidRDefault="00B67094" w:rsidP="00033D20">
            <w:pPr>
              <w:pStyle w:val="BodyText"/>
              <w:spacing w:after="0" w:line="276" w:lineRule="auto"/>
              <w:ind w:firstLine="0"/>
              <w:jc w:val="center"/>
              <w:rPr>
                <w:sz w:val="18"/>
                <w:szCs w:val="18"/>
                <w:lang w:val="vi-VN"/>
              </w:rPr>
            </w:pPr>
            <w:r w:rsidRPr="0064550D">
              <w:rPr>
                <w:noProof/>
                <w:sz w:val="18"/>
                <w:szCs w:val="18"/>
                <w:lang w:val="vi-VN"/>
              </w:rPr>
              <w:drawing>
                <wp:inline distT="0" distB="0" distL="0" distR="0" wp14:anchorId="25208D55" wp14:editId="50D23117">
                  <wp:extent cx="697828" cy="548640"/>
                  <wp:effectExtent l="0" t="0" r="7620" b="3810"/>
                  <wp:docPr id="1112096437" name="Picture 1112096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96437" name=""/>
                          <pic:cNvPicPr/>
                        </pic:nvPicPr>
                        <pic:blipFill>
                          <a:blip r:embed="rId13"/>
                          <a:stretch>
                            <a:fillRect/>
                          </a:stretch>
                        </pic:blipFill>
                        <pic:spPr>
                          <a:xfrm>
                            <a:off x="0" y="0"/>
                            <a:ext cx="697828" cy="548640"/>
                          </a:xfrm>
                          <a:prstGeom prst="rect">
                            <a:avLst/>
                          </a:prstGeom>
                        </pic:spPr>
                      </pic:pic>
                    </a:graphicData>
                  </a:graphic>
                </wp:inline>
              </w:drawing>
            </w:r>
          </w:p>
        </w:tc>
        <w:tc>
          <w:tcPr>
            <w:tcW w:w="1326" w:type="dxa"/>
            <w:vAlign w:val="center"/>
          </w:tcPr>
          <w:p w14:paraId="0848410F" w14:textId="7B78A534" w:rsidR="0059615C" w:rsidRPr="0064550D" w:rsidRDefault="004A213B" w:rsidP="00033D20">
            <w:pPr>
              <w:pStyle w:val="BodyText"/>
              <w:spacing w:after="0" w:line="276" w:lineRule="auto"/>
              <w:ind w:firstLine="0"/>
              <w:jc w:val="center"/>
              <w:rPr>
                <w:sz w:val="18"/>
                <w:szCs w:val="18"/>
                <w:lang w:val="vi-VN"/>
              </w:rPr>
            </w:pPr>
            <w:r w:rsidRPr="0064550D">
              <w:rPr>
                <w:noProof/>
                <w:sz w:val="18"/>
                <w:szCs w:val="18"/>
                <w:lang w:val="vi-VN"/>
              </w:rPr>
              <w:drawing>
                <wp:inline distT="0" distB="0" distL="0" distR="0" wp14:anchorId="5E66A53D" wp14:editId="0D08EE55">
                  <wp:extent cx="704415" cy="548640"/>
                  <wp:effectExtent l="0" t="0" r="635" b="3810"/>
                  <wp:docPr id="876797738" name="Picture 876797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97738" name=""/>
                          <pic:cNvPicPr/>
                        </pic:nvPicPr>
                        <pic:blipFill>
                          <a:blip r:embed="rId14"/>
                          <a:stretch>
                            <a:fillRect/>
                          </a:stretch>
                        </pic:blipFill>
                        <pic:spPr>
                          <a:xfrm>
                            <a:off x="0" y="0"/>
                            <a:ext cx="704415" cy="548640"/>
                          </a:xfrm>
                          <a:prstGeom prst="rect">
                            <a:avLst/>
                          </a:prstGeom>
                        </pic:spPr>
                      </pic:pic>
                    </a:graphicData>
                  </a:graphic>
                </wp:inline>
              </w:drawing>
            </w:r>
          </w:p>
        </w:tc>
      </w:tr>
      <w:tr w:rsidR="002B20E5" w:rsidRPr="0064550D" w14:paraId="6C637642" w14:textId="77777777" w:rsidTr="00033D20">
        <w:tc>
          <w:tcPr>
            <w:tcW w:w="1052" w:type="dxa"/>
            <w:vAlign w:val="center"/>
          </w:tcPr>
          <w:p w14:paraId="0002E01C" w14:textId="5F5C6E81" w:rsidR="0059615C" w:rsidRPr="0064550D" w:rsidRDefault="00450883" w:rsidP="00033D20">
            <w:pPr>
              <w:pStyle w:val="BodyText"/>
              <w:spacing w:after="0" w:line="276" w:lineRule="auto"/>
              <w:ind w:firstLine="0"/>
              <w:jc w:val="center"/>
              <w:rPr>
                <w:sz w:val="18"/>
                <w:szCs w:val="18"/>
                <w:lang w:val="vi-VN"/>
              </w:rPr>
            </w:pPr>
            <w:r w:rsidRPr="0064550D">
              <w:rPr>
                <w:sz w:val="18"/>
                <w:szCs w:val="18"/>
                <w:lang w:val="vi-VN"/>
              </w:rPr>
              <w:t>Box Plot</w:t>
            </w:r>
          </w:p>
        </w:tc>
        <w:tc>
          <w:tcPr>
            <w:tcW w:w="1070" w:type="dxa"/>
            <w:vAlign w:val="center"/>
          </w:tcPr>
          <w:p w14:paraId="095C3DA2" w14:textId="60357B5E" w:rsidR="0059615C" w:rsidRPr="0064550D" w:rsidRDefault="00503063" w:rsidP="00033D20">
            <w:pPr>
              <w:pStyle w:val="BodyText"/>
              <w:spacing w:after="0" w:line="276" w:lineRule="auto"/>
              <w:ind w:firstLine="0"/>
              <w:jc w:val="center"/>
              <w:rPr>
                <w:sz w:val="18"/>
                <w:szCs w:val="18"/>
                <w:lang w:val="vi-VN"/>
              </w:rPr>
            </w:pPr>
            <w:r w:rsidRPr="0064550D">
              <w:rPr>
                <w:noProof/>
                <w:sz w:val="18"/>
                <w:szCs w:val="18"/>
                <w:lang w:val="vi-VN"/>
              </w:rPr>
              <w:drawing>
                <wp:inline distT="0" distB="0" distL="0" distR="0" wp14:anchorId="7ECAA92D" wp14:editId="06C71375">
                  <wp:extent cx="666660" cy="548640"/>
                  <wp:effectExtent l="0" t="0" r="635" b="3810"/>
                  <wp:docPr id="269138435" name="Picture 269138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38435" name=""/>
                          <pic:cNvPicPr/>
                        </pic:nvPicPr>
                        <pic:blipFill>
                          <a:blip r:embed="rId15"/>
                          <a:stretch>
                            <a:fillRect/>
                          </a:stretch>
                        </pic:blipFill>
                        <pic:spPr>
                          <a:xfrm>
                            <a:off x="0" y="0"/>
                            <a:ext cx="666660" cy="548640"/>
                          </a:xfrm>
                          <a:prstGeom prst="rect">
                            <a:avLst/>
                          </a:prstGeom>
                        </pic:spPr>
                      </pic:pic>
                    </a:graphicData>
                  </a:graphic>
                </wp:inline>
              </w:drawing>
            </w:r>
          </w:p>
        </w:tc>
        <w:tc>
          <w:tcPr>
            <w:tcW w:w="1575" w:type="dxa"/>
            <w:vAlign w:val="center"/>
          </w:tcPr>
          <w:p w14:paraId="32B530D1" w14:textId="0EE7A15F" w:rsidR="0059615C" w:rsidRPr="0064550D" w:rsidRDefault="00A4328A" w:rsidP="00033D20">
            <w:pPr>
              <w:pStyle w:val="BodyText"/>
              <w:spacing w:after="0" w:line="276" w:lineRule="auto"/>
              <w:ind w:firstLine="0"/>
              <w:jc w:val="center"/>
              <w:rPr>
                <w:sz w:val="18"/>
                <w:szCs w:val="18"/>
                <w:lang w:val="vi-VN"/>
              </w:rPr>
            </w:pPr>
            <w:r w:rsidRPr="0064550D">
              <w:rPr>
                <w:noProof/>
                <w:sz w:val="18"/>
                <w:szCs w:val="18"/>
                <w:lang w:val="vi-VN"/>
              </w:rPr>
              <w:drawing>
                <wp:inline distT="0" distB="0" distL="0" distR="0" wp14:anchorId="67267CB8" wp14:editId="1F5E6B6E">
                  <wp:extent cx="658394" cy="548640"/>
                  <wp:effectExtent l="0" t="0" r="8890" b="3810"/>
                  <wp:docPr id="188890828" name="Picture 188890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0828" name=""/>
                          <pic:cNvPicPr/>
                        </pic:nvPicPr>
                        <pic:blipFill>
                          <a:blip r:embed="rId16"/>
                          <a:stretch>
                            <a:fillRect/>
                          </a:stretch>
                        </pic:blipFill>
                        <pic:spPr>
                          <a:xfrm>
                            <a:off x="0" y="0"/>
                            <a:ext cx="658394" cy="548640"/>
                          </a:xfrm>
                          <a:prstGeom prst="rect">
                            <a:avLst/>
                          </a:prstGeom>
                        </pic:spPr>
                      </pic:pic>
                    </a:graphicData>
                  </a:graphic>
                </wp:inline>
              </w:drawing>
            </w:r>
          </w:p>
        </w:tc>
        <w:tc>
          <w:tcPr>
            <w:tcW w:w="1326" w:type="dxa"/>
            <w:vAlign w:val="center"/>
          </w:tcPr>
          <w:p w14:paraId="6C1E95BD" w14:textId="21CE10B0" w:rsidR="0059615C" w:rsidRPr="0064550D" w:rsidRDefault="002B20E5" w:rsidP="00033D20">
            <w:pPr>
              <w:pStyle w:val="BodyText"/>
              <w:spacing w:after="0" w:line="276" w:lineRule="auto"/>
              <w:ind w:firstLine="0"/>
              <w:jc w:val="center"/>
              <w:rPr>
                <w:sz w:val="18"/>
                <w:szCs w:val="18"/>
                <w:lang w:val="vi-VN"/>
              </w:rPr>
            </w:pPr>
            <w:r w:rsidRPr="0064550D">
              <w:rPr>
                <w:noProof/>
                <w:sz w:val="18"/>
                <w:szCs w:val="18"/>
                <w:lang w:val="vi-VN"/>
              </w:rPr>
              <w:drawing>
                <wp:inline distT="0" distB="0" distL="0" distR="0" wp14:anchorId="7962E5A8" wp14:editId="67E9D324">
                  <wp:extent cx="670220" cy="548640"/>
                  <wp:effectExtent l="0" t="0" r="0" b="3810"/>
                  <wp:docPr id="407960720" name="Picture 40796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60720" name=""/>
                          <pic:cNvPicPr/>
                        </pic:nvPicPr>
                        <pic:blipFill>
                          <a:blip r:embed="rId17"/>
                          <a:stretch>
                            <a:fillRect/>
                          </a:stretch>
                        </pic:blipFill>
                        <pic:spPr>
                          <a:xfrm rot="10800000" flipH="1" flipV="1">
                            <a:off x="0" y="0"/>
                            <a:ext cx="670220" cy="548640"/>
                          </a:xfrm>
                          <a:prstGeom prst="rect">
                            <a:avLst/>
                          </a:prstGeom>
                        </pic:spPr>
                      </pic:pic>
                    </a:graphicData>
                  </a:graphic>
                </wp:inline>
              </w:drawing>
            </w:r>
          </w:p>
        </w:tc>
      </w:tr>
      <w:tr w:rsidR="002B20E5" w:rsidRPr="0064550D" w14:paraId="3270092E" w14:textId="77777777" w:rsidTr="00033D20">
        <w:tc>
          <w:tcPr>
            <w:tcW w:w="1052" w:type="dxa"/>
            <w:vAlign w:val="center"/>
          </w:tcPr>
          <w:p w14:paraId="3EBCB2E5" w14:textId="7DAAD29C" w:rsidR="0059615C" w:rsidRPr="0064550D" w:rsidRDefault="00450883" w:rsidP="00033D20">
            <w:pPr>
              <w:pStyle w:val="BodyText"/>
              <w:spacing w:after="0" w:line="276" w:lineRule="auto"/>
              <w:ind w:firstLine="0"/>
              <w:jc w:val="center"/>
              <w:rPr>
                <w:sz w:val="18"/>
                <w:szCs w:val="18"/>
                <w:lang w:val="vi-VN"/>
              </w:rPr>
            </w:pPr>
            <w:r w:rsidRPr="0064550D">
              <w:rPr>
                <w:sz w:val="18"/>
                <w:szCs w:val="18"/>
                <w:lang w:val="vi-VN"/>
              </w:rPr>
              <w:t>Nhận xét</w:t>
            </w:r>
          </w:p>
        </w:tc>
        <w:tc>
          <w:tcPr>
            <w:tcW w:w="1070" w:type="dxa"/>
            <w:vAlign w:val="center"/>
          </w:tcPr>
          <w:p w14:paraId="6D1451BC" w14:textId="6B9A978E" w:rsidR="00EB6ECB" w:rsidRPr="0064550D" w:rsidRDefault="00EB6ECB" w:rsidP="00033D20">
            <w:pPr>
              <w:pStyle w:val="BodyText"/>
              <w:spacing w:after="0" w:line="240" w:lineRule="auto"/>
              <w:ind w:firstLine="0"/>
              <w:jc w:val="center"/>
              <w:rPr>
                <w:sz w:val="18"/>
                <w:szCs w:val="18"/>
                <w:lang w:val="vi-VN"/>
              </w:rPr>
            </w:pPr>
            <w:r w:rsidRPr="0064550D">
              <w:rPr>
                <w:sz w:val="18"/>
                <w:szCs w:val="18"/>
                <w:lang w:val="vi-VN"/>
              </w:rPr>
              <w:t>- Giá trị Skewness gần bằng 0 cho thấy phân phối dữ liệu có hình dạng gần đối xứng.</w:t>
            </w:r>
          </w:p>
          <w:p w14:paraId="3F3A40C2" w14:textId="1771FB72" w:rsidR="00B740D0" w:rsidRPr="0064550D" w:rsidRDefault="00236835" w:rsidP="00033D20">
            <w:pPr>
              <w:pStyle w:val="BodyText"/>
              <w:spacing w:after="0" w:line="276" w:lineRule="auto"/>
              <w:ind w:firstLine="0"/>
              <w:jc w:val="center"/>
              <w:rPr>
                <w:sz w:val="18"/>
                <w:szCs w:val="18"/>
                <w:lang w:val="vi-VN"/>
              </w:rPr>
            </w:pPr>
            <w:r w:rsidRPr="0064550D">
              <w:rPr>
                <w:sz w:val="18"/>
                <w:szCs w:val="18"/>
                <w:lang w:val="vi-VN"/>
              </w:rPr>
              <w:t xml:space="preserve">- Giá trị Kurtosis âm </w:t>
            </w:r>
            <w:r w:rsidR="00B740D0" w:rsidRPr="0064550D">
              <w:rPr>
                <w:sz w:val="18"/>
                <w:szCs w:val="18"/>
                <w:lang w:val="vi-VN"/>
              </w:rPr>
              <w:t>phân phối có độ nhọn thấp hơn bình thường</w:t>
            </w:r>
          </w:p>
          <w:p w14:paraId="488A145D" w14:textId="7297A8F9" w:rsidR="0059615C" w:rsidRPr="0064550D" w:rsidRDefault="008B1B7B" w:rsidP="00033D20">
            <w:pPr>
              <w:pStyle w:val="BodyText"/>
              <w:spacing w:after="0" w:line="276" w:lineRule="auto"/>
              <w:ind w:firstLine="0"/>
              <w:jc w:val="center"/>
              <w:rPr>
                <w:sz w:val="18"/>
                <w:szCs w:val="18"/>
                <w:lang w:val="vi-VN"/>
              </w:rPr>
            </w:pPr>
            <w:r w:rsidRPr="0064550D">
              <w:rPr>
                <w:sz w:val="18"/>
                <w:szCs w:val="18"/>
                <w:lang w:val="vi-VN"/>
              </w:rPr>
              <w:t xml:space="preserve">- </w:t>
            </w:r>
            <w:r w:rsidR="00CB09B5" w:rsidRPr="0064550D">
              <w:rPr>
                <w:sz w:val="18"/>
                <w:szCs w:val="18"/>
                <w:lang w:val="vi-VN"/>
              </w:rPr>
              <w:t xml:space="preserve">Biểu đồ Histogram </w:t>
            </w:r>
            <w:r w:rsidR="00331860" w:rsidRPr="0064550D">
              <w:rPr>
                <w:sz w:val="18"/>
                <w:szCs w:val="18"/>
                <w:lang w:val="vi-VN"/>
              </w:rPr>
              <w:t xml:space="preserve">cho thấy tần suất xuất hiện của giá cổ phiếu có giá trị từ </w:t>
            </w:r>
            <w:r w:rsidR="00293BCF" w:rsidRPr="0064550D">
              <w:rPr>
                <w:sz w:val="18"/>
                <w:szCs w:val="18"/>
                <w:lang w:val="vi-VN"/>
              </w:rPr>
              <w:t>41000</w:t>
            </w:r>
            <w:r w:rsidR="00331860" w:rsidRPr="0064550D">
              <w:rPr>
                <w:sz w:val="18"/>
                <w:szCs w:val="18"/>
                <w:lang w:val="vi-VN"/>
              </w:rPr>
              <w:t xml:space="preserve"> đến </w:t>
            </w:r>
            <w:r w:rsidR="00293BCF" w:rsidRPr="0064550D">
              <w:rPr>
                <w:sz w:val="18"/>
                <w:szCs w:val="18"/>
                <w:lang w:val="vi-VN"/>
              </w:rPr>
              <w:t>5</w:t>
            </w:r>
            <w:r w:rsidR="00313612" w:rsidRPr="0064550D">
              <w:rPr>
                <w:sz w:val="18"/>
                <w:szCs w:val="18"/>
                <w:lang w:val="vi-VN"/>
              </w:rPr>
              <w:t>1</w:t>
            </w:r>
            <w:r w:rsidR="00293BCF" w:rsidRPr="0064550D">
              <w:rPr>
                <w:sz w:val="18"/>
                <w:szCs w:val="18"/>
                <w:lang w:val="vi-VN"/>
              </w:rPr>
              <w:t>000</w:t>
            </w:r>
            <w:r w:rsidR="00331860" w:rsidRPr="0064550D">
              <w:rPr>
                <w:sz w:val="18"/>
                <w:szCs w:val="18"/>
                <w:lang w:val="vi-VN"/>
              </w:rPr>
              <w:t xml:space="preserve"> là nhiều nhất.</w:t>
            </w:r>
          </w:p>
          <w:p w14:paraId="6827CAD7" w14:textId="6E1996AC" w:rsidR="00840E1C" w:rsidRPr="0064550D" w:rsidRDefault="00840E1C" w:rsidP="00033D20">
            <w:pPr>
              <w:pStyle w:val="BodyText"/>
              <w:spacing w:after="0" w:line="276" w:lineRule="auto"/>
              <w:ind w:firstLine="0"/>
              <w:jc w:val="center"/>
              <w:rPr>
                <w:sz w:val="18"/>
                <w:szCs w:val="18"/>
                <w:lang w:val="vi-VN"/>
              </w:rPr>
            </w:pPr>
            <w:r w:rsidRPr="0064550D">
              <w:rPr>
                <w:sz w:val="18"/>
                <w:szCs w:val="18"/>
                <w:lang w:val="vi-VN"/>
              </w:rPr>
              <w:t xml:space="preserve">- </w:t>
            </w:r>
            <w:r w:rsidR="00F822B3" w:rsidRPr="0064550D">
              <w:rPr>
                <w:sz w:val="18"/>
                <w:szCs w:val="18"/>
                <w:lang w:val="vi-VN"/>
              </w:rPr>
              <w:t xml:space="preserve">Biểu đồ Boxplot cho thấy dữ liệu cổ phiếu </w:t>
            </w:r>
            <w:r w:rsidR="00E77808" w:rsidRPr="0064550D">
              <w:rPr>
                <w:sz w:val="18"/>
                <w:szCs w:val="18"/>
                <w:lang w:val="vi-VN"/>
              </w:rPr>
              <w:t>CTLT</w:t>
            </w:r>
            <w:r w:rsidR="00BF2FC6" w:rsidRPr="0064550D">
              <w:rPr>
                <w:sz w:val="18"/>
                <w:szCs w:val="18"/>
                <w:lang w:val="vi-VN"/>
              </w:rPr>
              <w:t xml:space="preserve"> không có giá trị ngoại lai và </w:t>
            </w:r>
            <w:r w:rsidR="00F5355B" w:rsidRPr="0064550D">
              <w:rPr>
                <w:sz w:val="18"/>
                <w:szCs w:val="18"/>
                <w:lang w:val="vi-VN"/>
              </w:rPr>
              <w:t>độ phân tán</w:t>
            </w:r>
            <w:r w:rsidR="003E0488" w:rsidRPr="0064550D">
              <w:rPr>
                <w:sz w:val="18"/>
                <w:szCs w:val="18"/>
                <w:lang w:val="vi-VN"/>
              </w:rPr>
              <w:t xml:space="preserve"> </w:t>
            </w:r>
            <w:r w:rsidR="00720981" w:rsidRPr="0064550D">
              <w:rPr>
                <w:sz w:val="18"/>
                <w:szCs w:val="18"/>
                <w:lang w:val="vi-VN"/>
              </w:rPr>
              <w:t>lớn.</w:t>
            </w:r>
          </w:p>
        </w:tc>
        <w:tc>
          <w:tcPr>
            <w:tcW w:w="1575" w:type="dxa"/>
            <w:vAlign w:val="center"/>
          </w:tcPr>
          <w:p w14:paraId="46B7AA25" w14:textId="5D97DB12" w:rsidR="0078488E" w:rsidRPr="0064550D" w:rsidRDefault="00EB6ECB" w:rsidP="00033D20">
            <w:pPr>
              <w:pStyle w:val="BodyText"/>
              <w:spacing w:after="0" w:line="276" w:lineRule="auto"/>
              <w:ind w:firstLine="0"/>
              <w:jc w:val="center"/>
              <w:rPr>
                <w:sz w:val="18"/>
                <w:szCs w:val="18"/>
                <w:lang w:val="vi-VN"/>
              </w:rPr>
            </w:pPr>
            <w:r w:rsidRPr="0064550D">
              <w:rPr>
                <w:sz w:val="18"/>
                <w:szCs w:val="18"/>
                <w:lang w:val="vi-VN"/>
              </w:rPr>
              <w:t xml:space="preserve">- Giá trị </w:t>
            </w:r>
            <w:r w:rsidR="002B4ABE" w:rsidRPr="0064550D">
              <w:rPr>
                <w:sz w:val="18"/>
                <w:szCs w:val="18"/>
                <w:lang w:val="vi-VN"/>
              </w:rPr>
              <w:t xml:space="preserve">Skewness </w:t>
            </w:r>
            <w:r w:rsidRPr="0064550D">
              <w:rPr>
                <w:sz w:val="18"/>
                <w:szCs w:val="18"/>
                <w:lang w:val="vi-VN"/>
              </w:rPr>
              <w:t>âm</w:t>
            </w:r>
            <w:r w:rsidR="00E228F1" w:rsidRPr="0064550D">
              <w:rPr>
                <w:sz w:val="18"/>
                <w:szCs w:val="18"/>
                <w:lang w:val="vi-VN"/>
              </w:rPr>
              <w:t xml:space="preserve"> cho thấy phân phố</w:t>
            </w:r>
            <w:r w:rsidR="003E771C" w:rsidRPr="0064550D">
              <w:rPr>
                <w:sz w:val="18"/>
                <w:szCs w:val="18"/>
                <w:lang w:val="vi-VN"/>
              </w:rPr>
              <w:t>i dữ liệu</w:t>
            </w:r>
            <w:r w:rsidR="002B4ABE" w:rsidRPr="0064550D">
              <w:rPr>
                <w:sz w:val="18"/>
                <w:szCs w:val="18"/>
                <w:lang w:val="vi-VN"/>
              </w:rPr>
              <w:t xml:space="preserve"> </w:t>
            </w:r>
            <w:r w:rsidR="00E228F1" w:rsidRPr="0064550D">
              <w:rPr>
                <w:sz w:val="18"/>
                <w:szCs w:val="18"/>
                <w:lang w:val="vi-VN"/>
              </w:rPr>
              <w:t>lệch mạnh về bên trái</w:t>
            </w:r>
            <w:r w:rsidR="0078488E" w:rsidRPr="0064550D">
              <w:rPr>
                <w:sz w:val="18"/>
                <w:szCs w:val="18"/>
                <w:lang w:val="vi-VN"/>
              </w:rPr>
              <w:t xml:space="preserve"> so với trung vị.</w:t>
            </w:r>
          </w:p>
          <w:p w14:paraId="20B6D14E" w14:textId="3D90AA31" w:rsidR="002B4ABE" w:rsidRPr="0064550D" w:rsidRDefault="00663B46" w:rsidP="00033D20">
            <w:pPr>
              <w:pStyle w:val="BodyText"/>
              <w:spacing w:after="0" w:line="276" w:lineRule="auto"/>
              <w:ind w:firstLine="0"/>
              <w:jc w:val="center"/>
              <w:rPr>
                <w:sz w:val="18"/>
                <w:szCs w:val="18"/>
                <w:lang w:val="vi-VN"/>
              </w:rPr>
            </w:pPr>
            <w:r w:rsidRPr="0064550D">
              <w:rPr>
                <w:sz w:val="18"/>
                <w:szCs w:val="18"/>
                <w:lang w:val="vi-VN"/>
              </w:rPr>
              <w:t xml:space="preserve">- Giá trị </w:t>
            </w:r>
            <w:r w:rsidR="00884957" w:rsidRPr="0064550D">
              <w:rPr>
                <w:sz w:val="18"/>
                <w:szCs w:val="18"/>
                <w:lang w:val="vi-VN"/>
              </w:rPr>
              <w:t xml:space="preserve">Kurtosis âm tuy nhiên </w:t>
            </w:r>
            <w:r w:rsidR="008C3466" w:rsidRPr="0064550D">
              <w:rPr>
                <w:sz w:val="18"/>
                <w:szCs w:val="18"/>
                <w:lang w:val="vi-VN"/>
              </w:rPr>
              <w:t xml:space="preserve">không có sự khác biệt lớn nên </w:t>
            </w:r>
            <w:r w:rsidR="00E96529" w:rsidRPr="0064550D">
              <w:rPr>
                <w:sz w:val="18"/>
                <w:szCs w:val="18"/>
                <w:lang w:val="vi-VN"/>
              </w:rPr>
              <w:t>có độ nhọn thấp hơn bình thường.</w:t>
            </w:r>
          </w:p>
          <w:p w14:paraId="6FDEF1AE" w14:textId="77777777" w:rsidR="0059615C" w:rsidRPr="0064550D" w:rsidRDefault="00313612" w:rsidP="00033D20">
            <w:pPr>
              <w:pStyle w:val="BodyText"/>
              <w:spacing w:after="0" w:line="276" w:lineRule="auto"/>
              <w:ind w:firstLine="0"/>
              <w:jc w:val="center"/>
              <w:rPr>
                <w:sz w:val="18"/>
                <w:szCs w:val="18"/>
                <w:lang w:val="vi-VN"/>
              </w:rPr>
            </w:pPr>
            <w:r w:rsidRPr="0064550D">
              <w:rPr>
                <w:sz w:val="18"/>
                <w:szCs w:val="18"/>
                <w:lang w:val="vi-VN"/>
              </w:rPr>
              <w:t>- Biểu đồ Histogram cho thấy tần suất xuất hiện của giá cổ phiếu có giá trị từ 4</w:t>
            </w:r>
            <w:r w:rsidR="007452EE" w:rsidRPr="0064550D">
              <w:rPr>
                <w:sz w:val="18"/>
                <w:szCs w:val="18"/>
                <w:lang w:val="vi-VN"/>
              </w:rPr>
              <w:t>6</w:t>
            </w:r>
            <w:r w:rsidRPr="0064550D">
              <w:rPr>
                <w:sz w:val="18"/>
                <w:szCs w:val="18"/>
                <w:lang w:val="vi-VN"/>
              </w:rPr>
              <w:t>000 đến 51000 là nhiều nhất.</w:t>
            </w:r>
          </w:p>
          <w:p w14:paraId="599D772A" w14:textId="5C5137AA" w:rsidR="00F73EE8" w:rsidRPr="0064550D" w:rsidRDefault="00F73EE8" w:rsidP="00033D20">
            <w:pPr>
              <w:pStyle w:val="BodyText"/>
              <w:spacing w:after="0" w:line="276" w:lineRule="auto"/>
              <w:ind w:firstLine="0"/>
              <w:jc w:val="center"/>
              <w:rPr>
                <w:sz w:val="18"/>
                <w:szCs w:val="18"/>
                <w:lang w:val="vi-VN"/>
              </w:rPr>
            </w:pPr>
            <w:r w:rsidRPr="0064550D">
              <w:rPr>
                <w:sz w:val="18"/>
                <w:szCs w:val="18"/>
                <w:lang w:val="vi-VN"/>
              </w:rPr>
              <w:t>- Biểu đồ Boxplot</w:t>
            </w:r>
            <w:r w:rsidR="00F822B3" w:rsidRPr="0064550D">
              <w:rPr>
                <w:sz w:val="18"/>
                <w:szCs w:val="18"/>
                <w:lang w:val="vi-VN"/>
              </w:rPr>
              <w:t xml:space="preserve"> </w:t>
            </w:r>
            <w:r w:rsidR="00540DF4" w:rsidRPr="0064550D">
              <w:rPr>
                <w:sz w:val="18"/>
                <w:szCs w:val="18"/>
                <w:lang w:val="vi-VN"/>
              </w:rPr>
              <w:t xml:space="preserve">cho thấy dữ liệu cổ phiếu </w:t>
            </w:r>
            <w:r w:rsidR="00F822B3" w:rsidRPr="0064550D">
              <w:rPr>
                <w:sz w:val="18"/>
                <w:szCs w:val="18"/>
                <w:lang w:val="vi-VN"/>
              </w:rPr>
              <w:t xml:space="preserve">INTC có giá trị ngoại lai </w:t>
            </w:r>
            <w:r w:rsidR="006C2A05" w:rsidRPr="0064550D">
              <w:rPr>
                <w:sz w:val="18"/>
                <w:szCs w:val="18"/>
                <w:lang w:val="vi-VN"/>
              </w:rPr>
              <w:t xml:space="preserve">nằm ngoài </w:t>
            </w:r>
            <w:r w:rsidR="00C70F88" w:rsidRPr="0064550D">
              <w:rPr>
                <w:sz w:val="18"/>
                <w:szCs w:val="18"/>
                <w:lang w:val="vi-VN"/>
              </w:rPr>
              <w:t xml:space="preserve">giá trị </w:t>
            </w:r>
            <w:r w:rsidR="006C2A05" w:rsidRPr="0064550D">
              <w:rPr>
                <w:sz w:val="18"/>
                <w:szCs w:val="18"/>
                <w:lang w:val="vi-VN"/>
              </w:rPr>
              <w:t>mi</w:t>
            </w:r>
            <w:r w:rsidR="00BB77F8" w:rsidRPr="0064550D">
              <w:rPr>
                <w:sz w:val="18"/>
                <w:szCs w:val="18"/>
                <w:lang w:val="vi-VN"/>
              </w:rPr>
              <w:t>n và độ phân tán ít.</w:t>
            </w:r>
          </w:p>
        </w:tc>
        <w:tc>
          <w:tcPr>
            <w:tcW w:w="1326" w:type="dxa"/>
            <w:vAlign w:val="center"/>
          </w:tcPr>
          <w:p w14:paraId="40CA015B" w14:textId="1E157A98" w:rsidR="003E511D" w:rsidRPr="0064550D" w:rsidRDefault="00D93788" w:rsidP="00033D20">
            <w:pPr>
              <w:pStyle w:val="BodyText"/>
              <w:spacing w:after="0" w:line="276" w:lineRule="auto"/>
              <w:ind w:firstLine="0"/>
              <w:jc w:val="center"/>
              <w:rPr>
                <w:sz w:val="18"/>
                <w:szCs w:val="18"/>
                <w:lang w:val="vi-VN"/>
              </w:rPr>
            </w:pPr>
            <w:r w:rsidRPr="0064550D">
              <w:rPr>
                <w:sz w:val="18"/>
                <w:szCs w:val="18"/>
                <w:lang w:val="vi-VN"/>
              </w:rPr>
              <w:t>- Giá</w:t>
            </w:r>
            <w:r w:rsidR="007F377B" w:rsidRPr="0064550D">
              <w:rPr>
                <w:sz w:val="18"/>
                <w:szCs w:val="18"/>
                <w:lang w:val="vi-VN"/>
              </w:rPr>
              <w:t xml:space="preserve"> trị </w:t>
            </w:r>
            <w:r w:rsidR="007F37EC" w:rsidRPr="0064550D">
              <w:rPr>
                <w:sz w:val="18"/>
                <w:szCs w:val="18"/>
                <w:lang w:val="vi-VN"/>
              </w:rPr>
              <w:t xml:space="preserve">Skewness dương cho thấy phân phói dữ liệu </w:t>
            </w:r>
            <w:r w:rsidR="003E771C" w:rsidRPr="0064550D">
              <w:rPr>
                <w:sz w:val="18"/>
                <w:szCs w:val="18"/>
                <w:lang w:val="vi-VN"/>
              </w:rPr>
              <w:t>lệch nhẹ về bên phải.</w:t>
            </w:r>
          </w:p>
          <w:p w14:paraId="43990EC4" w14:textId="257C954B" w:rsidR="00C96252" w:rsidRPr="0064550D" w:rsidRDefault="00C96252" w:rsidP="00033D20">
            <w:pPr>
              <w:pStyle w:val="BodyText"/>
              <w:spacing w:after="0" w:line="276" w:lineRule="auto"/>
              <w:ind w:firstLine="0"/>
              <w:jc w:val="center"/>
              <w:rPr>
                <w:sz w:val="18"/>
                <w:szCs w:val="18"/>
                <w:lang w:val="vi-VN"/>
              </w:rPr>
            </w:pPr>
            <w:r w:rsidRPr="0064550D">
              <w:rPr>
                <w:sz w:val="18"/>
                <w:szCs w:val="18"/>
                <w:lang w:val="vi-VN"/>
              </w:rPr>
              <w:t xml:space="preserve">- Giá trị kurtosis này nhỏ hơn 0 cho thấy phân phối </w:t>
            </w:r>
            <w:r w:rsidR="00D565A2" w:rsidRPr="0064550D">
              <w:rPr>
                <w:sz w:val="18"/>
                <w:szCs w:val="18"/>
                <w:lang w:val="vi-VN"/>
              </w:rPr>
              <w:t>có</w:t>
            </w:r>
            <w:r w:rsidR="008D6A9B" w:rsidRPr="0064550D">
              <w:rPr>
                <w:sz w:val="18"/>
                <w:szCs w:val="18"/>
                <w:lang w:val="vi-VN"/>
              </w:rPr>
              <w:t xml:space="preserve"> độ nhọn</w:t>
            </w:r>
            <w:r w:rsidR="00D565A2" w:rsidRPr="0064550D">
              <w:rPr>
                <w:sz w:val="18"/>
                <w:szCs w:val="18"/>
                <w:lang w:val="vi-VN"/>
              </w:rPr>
              <w:t xml:space="preserve"> thấp hơn bình thường</w:t>
            </w:r>
            <w:r w:rsidR="008D6A9B" w:rsidRPr="0064550D">
              <w:rPr>
                <w:sz w:val="18"/>
                <w:szCs w:val="18"/>
                <w:lang w:val="vi-VN"/>
              </w:rPr>
              <w:t>.</w:t>
            </w:r>
          </w:p>
          <w:p w14:paraId="2919B5AF" w14:textId="7593C3C3" w:rsidR="0059615C" w:rsidRPr="0064550D" w:rsidRDefault="00313612" w:rsidP="00033D20">
            <w:pPr>
              <w:pStyle w:val="BodyText"/>
              <w:spacing w:after="0" w:line="276" w:lineRule="auto"/>
              <w:ind w:firstLine="0"/>
              <w:jc w:val="center"/>
              <w:rPr>
                <w:sz w:val="18"/>
                <w:szCs w:val="18"/>
                <w:lang w:val="vi-VN"/>
              </w:rPr>
            </w:pPr>
            <w:r w:rsidRPr="0064550D">
              <w:rPr>
                <w:sz w:val="18"/>
                <w:szCs w:val="18"/>
                <w:lang w:val="vi-VN"/>
              </w:rPr>
              <w:t>- Biểu đồ Histogram cho thấy tần suất xuất hiện của giá cổ phiếu có giá trị từ 4</w:t>
            </w:r>
            <w:r w:rsidR="009D0718" w:rsidRPr="0064550D">
              <w:rPr>
                <w:sz w:val="18"/>
                <w:szCs w:val="18"/>
                <w:lang w:val="vi-VN"/>
              </w:rPr>
              <w:t>3</w:t>
            </w:r>
            <w:r w:rsidRPr="0064550D">
              <w:rPr>
                <w:sz w:val="18"/>
                <w:szCs w:val="18"/>
                <w:lang w:val="vi-VN"/>
              </w:rPr>
              <w:t>000 đến 5</w:t>
            </w:r>
            <w:r w:rsidR="00307E8C" w:rsidRPr="0064550D">
              <w:rPr>
                <w:sz w:val="18"/>
                <w:szCs w:val="18"/>
                <w:lang w:val="vi-VN"/>
              </w:rPr>
              <w:t>3</w:t>
            </w:r>
            <w:r w:rsidRPr="0064550D">
              <w:rPr>
                <w:sz w:val="18"/>
                <w:szCs w:val="18"/>
                <w:lang w:val="vi-VN"/>
              </w:rPr>
              <w:t>000 là nhiều nhất.</w:t>
            </w:r>
          </w:p>
          <w:p w14:paraId="08F17707" w14:textId="3F00B96F" w:rsidR="00F73EE8" w:rsidRPr="0064550D" w:rsidRDefault="0054510A" w:rsidP="00033D20">
            <w:pPr>
              <w:pStyle w:val="BodyText"/>
              <w:keepNext/>
              <w:spacing w:after="0" w:line="276" w:lineRule="auto"/>
              <w:ind w:firstLine="0"/>
              <w:jc w:val="center"/>
              <w:rPr>
                <w:sz w:val="18"/>
                <w:szCs w:val="18"/>
                <w:lang w:val="vi-VN"/>
              </w:rPr>
            </w:pPr>
            <w:r w:rsidRPr="0064550D">
              <w:rPr>
                <w:sz w:val="18"/>
                <w:szCs w:val="18"/>
                <w:lang w:val="vi-VN"/>
              </w:rPr>
              <w:t xml:space="preserve">- </w:t>
            </w:r>
            <w:r w:rsidR="0004227D" w:rsidRPr="0064550D">
              <w:rPr>
                <w:sz w:val="18"/>
                <w:szCs w:val="18"/>
                <w:lang w:val="vi-VN"/>
              </w:rPr>
              <w:t xml:space="preserve">Biểu đồ Boxplot cho thấy dữ liệu cổ phiếu NTR có giá trị ngoại lai nằm ngoài </w:t>
            </w:r>
            <w:r w:rsidR="00C70F88" w:rsidRPr="0064550D">
              <w:rPr>
                <w:sz w:val="18"/>
                <w:szCs w:val="18"/>
                <w:lang w:val="vi-VN"/>
              </w:rPr>
              <w:t xml:space="preserve">giá trị </w:t>
            </w:r>
            <w:r w:rsidR="0004227D" w:rsidRPr="0064550D">
              <w:rPr>
                <w:sz w:val="18"/>
                <w:szCs w:val="18"/>
                <w:lang w:val="vi-VN"/>
              </w:rPr>
              <w:t>max và độ phân tán ít.</w:t>
            </w:r>
          </w:p>
        </w:tc>
      </w:tr>
    </w:tbl>
    <w:p w14:paraId="74EF6C22" w14:textId="3553C122" w:rsidR="003D38B0" w:rsidRPr="0085744E" w:rsidRDefault="00FF4B89" w:rsidP="00E133E2">
      <w:pPr>
        <w:pStyle w:val="Caption"/>
        <w:spacing w:line="276" w:lineRule="auto"/>
        <w:rPr>
          <w:lang w:val="vi-VN"/>
        </w:rPr>
      </w:pPr>
      <w:r w:rsidRPr="00B976AA">
        <w:rPr>
          <w:lang w:val="vi-VN"/>
        </w:rPr>
        <w:t xml:space="preserve">Bảng </w:t>
      </w:r>
      <w:r>
        <w:fldChar w:fldCharType="begin"/>
      </w:r>
      <w:r w:rsidRPr="00B976AA">
        <w:rPr>
          <w:lang w:val="vi-VN"/>
        </w:rPr>
        <w:instrText xml:space="preserve"> SEQ Bảng \* ARABIC </w:instrText>
      </w:r>
      <w:r>
        <w:fldChar w:fldCharType="separate"/>
      </w:r>
      <w:r w:rsidR="00447C94" w:rsidRPr="00B976AA">
        <w:rPr>
          <w:lang w:val="vi-VN"/>
        </w:rPr>
        <w:t>2</w:t>
      </w:r>
      <w:r>
        <w:fldChar w:fldCharType="end"/>
      </w:r>
      <w:r w:rsidR="00347053" w:rsidRPr="00B976AA">
        <w:rPr>
          <w:lang w:val="vi-VN"/>
        </w:rPr>
        <w:t>.</w:t>
      </w:r>
      <w:r w:rsidRPr="00B976AA">
        <w:rPr>
          <w:lang w:val="vi-VN"/>
        </w:rPr>
        <w:t xml:space="preserve"> Mô tả chi tiết về dữ liệu thu thập</w:t>
      </w:r>
    </w:p>
    <w:p w14:paraId="63363C46" w14:textId="1F823741" w:rsidR="009303D9" w:rsidRPr="00A27799" w:rsidRDefault="00133F03" w:rsidP="00E133E2">
      <w:pPr>
        <w:pStyle w:val="BodyText"/>
        <w:spacing w:line="276" w:lineRule="auto"/>
        <w:rPr>
          <w:lang w:val="vi-VN"/>
        </w:rPr>
      </w:pPr>
      <w:r w:rsidRPr="00B976AA">
        <w:rPr>
          <w:lang w:val="vi-VN"/>
        </w:rPr>
        <w:t>Để quá trình thực nghiệm đạt hiệu quả tốt nhất, chúng tôi sử dụng một số công cụ</w:t>
      </w:r>
      <w:r w:rsidR="00BB01DD" w:rsidRPr="00B976AA">
        <w:rPr>
          <w:lang w:val="vi-VN"/>
        </w:rPr>
        <w:t xml:space="preserve"> bao gồm:</w:t>
      </w:r>
      <w:r w:rsidRPr="00B976AA">
        <w:rPr>
          <w:lang w:val="vi-VN"/>
        </w:rPr>
        <w:t xml:space="preserve"> </w:t>
      </w:r>
      <w:r w:rsidR="00C96BB7" w:rsidRPr="00A27799">
        <w:rPr>
          <w:i/>
          <w:lang w:val="vi-VN"/>
        </w:rPr>
        <w:t>Google Colab</w:t>
      </w:r>
      <w:r w:rsidR="00BB01DD" w:rsidRPr="00B976AA">
        <w:rPr>
          <w:i/>
          <w:lang w:val="vi-VN"/>
        </w:rPr>
        <w:t xml:space="preserve"> - </w:t>
      </w:r>
      <w:r w:rsidR="00894DB1" w:rsidRPr="00A27799">
        <w:rPr>
          <w:lang w:val="vi-VN"/>
        </w:rPr>
        <w:t xml:space="preserve">Colaborator hay còn gọi là Google Colab, là một sản phẩm từ </w:t>
      </w:r>
      <w:r w:rsidR="00333FBF" w:rsidRPr="00A27799">
        <w:rPr>
          <w:lang w:val="vi-VN"/>
        </w:rPr>
        <w:t xml:space="preserve">Google Research, nó cho phép chạy các dòng lệnh </w:t>
      </w:r>
      <w:r w:rsidR="004C6A13" w:rsidRPr="00A27799">
        <w:rPr>
          <w:lang w:val="vi-VN"/>
        </w:rPr>
        <w:t>code python qua trình duyệt</w:t>
      </w:r>
      <w:r w:rsidR="00FB14E8" w:rsidRPr="00A27799">
        <w:rPr>
          <w:lang w:val="vi-VN"/>
        </w:rPr>
        <w:t>.</w:t>
      </w:r>
      <w:r w:rsidR="000E6B28" w:rsidRPr="00A27799">
        <w:rPr>
          <w:lang w:val="vi-VN"/>
        </w:rPr>
        <w:t xml:space="preserve"> Có thể sử dụng</w:t>
      </w:r>
      <w:r w:rsidR="00FD0458" w:rsidRPr="00A27799">
        <w:rPr>
          <w:lang w:val="vi-VN"/>
        </w:rPr>
        <w:t xml:space="preserve"> tài nguyên máy tính để chạy nhanh hơn như CPU tốc độ cao, </w:t>
      </w:r>
      <w:r w:rsidR="002B3F69" w:rsidRPr="00A27799">
        <w:rPr>
          <w:lang w:val="vi-VN"/>
        </w:rPr>
        <w:t>GPUs, TPUs</w:t>
      </w:r>
      <w:r w:rsidR="00BB01DD" w:rsidRPr="00B976AA">
        <w:rPr>
          <w:lang w:val="vi-VN"/>
        </w:rPr>
        <w:t>, …</w:t>
      </w:r>
      <w:r w:rsidR="00BB49D0" w:rsidRPr="00A27799">
        <w:rPr>
          <w:i/>
          <w:lang w:val="vi-VN"/>
        </w:rPr>
        <w:t>Visual Studio Code</w:t>
      </w:r>
      <w:r w:rsidR="001511A7" w:rsidRPr="00B976AA">
        <w:rPr>
          <w:i/>
          <w:lang w:val="vi-VN"/>
        </w:rPr>
        <w:t xml:space="preserve"> -</w:t>
      </w:r>
      <w:r w:rsidR="00BB49D0" w:rsidRPr="00A27799">
        <w:rPr>
          <w:i/>
          <w:lang w:val="vi-VN"/>
        </w:rPr>
        <w:t xml:space="preserve"> </w:t>
      </w:r>
      <w:r w:rsidR="001511A7" w:rsidRPr="00B976AA">
        <w:rPr>
          <w:lang w:val="vi-VN"/>
        </w:rPr>
        <w:t>L</w:t>
      </w:r>
      <w:r w:rsidR="004E5038" w:rsidRPr="00A27799">
        <w:rPr>
          <w:lang w:val="vi-VN"/>
        </w:rPr>
        <w:t>à một trình soạn thảo mã nguồn mở gọn nhẹ nhưng có khả năng vận hành mạnh mẽ trên 3 nền tảng là Windows, Linux và macOS được phát triển bởi Microsoft</w:t>
      </w:r>
      <w:r w:rsidR="001511A7" w:rsidRPr="00B976AA">
        <w:rPr>
          <w:lang w:val="vi-VN"/>
        </w:rPr>
        <w:t xml:space="preserve">. Bên cạnh đó, chúng tôi </w:t>
      </w:r>
      <w:r w:rsidR="00EE26A0" w:rsidRPr="00B976AA">
        <w:rPr>
          <w:lang w:val="vi-VN"/>
        </w:rPr>
        <w:t>sử dụng một số thư viện trong quá trình thực nghiệm như</w:t>
      </w:r>
      <w:r w:rsidR="00073A4E" w:rsidRPr="00A27799">
        <w:rPr>
          <w:i/>
          <w:lang w:val="vi-VN"/>
        </w:rPr>
        <w:t xml:space="preserve">: </w:t>
      </w:r>
      <w:r w:rsidR="00073A4E" w:rsidRPr="00A27799">
        <w:rPr>
          <w:lang w:val="vi-VN"/>
        </w:rPr>
        <w:t>numpy, pandas, mat</w:t>
      </w:r>
      <w:r w:rsidR="005C5D05" w:rsidRPr="00A27799">
        <w:rPr>
          <w:lang w:val="vi-VN"/>
        </w:rPr>
        <w:t>plotlib</w:t>
      </w:r>
      <w:r w:rsidR="00F5264F" w:rsidRPr="00A27799">
        <w:rPr>
          <w:lang w:val="vi-VN"/>
        </w:rPr>
        <w:t xml:space="preserve">, scikit-learn, keras, </w:t>
      </w:r>
      <w:r w:rsidR="005569D3" w:rsidRPr="00A27799">
        <w:rPr>
          <w:lang w:val="vi-VN"/>
        </w:rPr>
        <w:t>minmaxscaler,…</w:t>
      </w:r>
    </w:p>
    <w:p w14:paraId="64D8A0BD" w14:textId="1D0795BF" w:rsidR="009303D9" w:rsidRPr="00056FDE" w:rsidRDefault="00331134" w:rsidP="00033D20">
      <w:pPr>
        <w:pStyle w:val="Heading1"/>
        <w:spacing w:line="276" w:lineRule="auto"/>
        <w:ind w:firstLine="0"/>
        <w:rPr>
          <w:b/>
          <w:bCs/>
          <w:lang w:val="vi-VN"/>
        </w:rPr>
      </w:pPr>
      <w:r w:rsidRPr="00056FDE">
        <w:rPr>
          <w:b/>
          <w:bCs/>
          <w:lang w:val="vi-VN"/>
        </w:rPr>
        <w:t>PHƯƠNG PHÁP</w:t>
      </w:r>
    </w:p>
    <w:p w14:paraId="7D1716F2" w14:textId="25B525E0" w:rsidR="00B84F05" w:rsidRDefault="001F0435" w:rsidP="00E133E2">
      <w:pPr>
        <w:pStyle w:val="Heading2"/>
        <w:tabs>
          <w:tab w:val="clear" w:pos="3763"/>
          <w:tab w:val="num" w:pos="288"/>
        </w:tabs>
        <w:spacing w:line="276" w:lineRule="auto"/>
        <w:ind w:left="284"/>
        <w:rPr>
          <w:lang w:val="vi-VN"/>
        </w:rPr>
      </w:pPr>
      <w:r w:rsidRPr="00A27799">
        <w:rPr>
          <w:lang w:val="vi-VN"/>
        </w:rPr>
        <w:t>Linear Regression</w:t>
      </w:r>
    </w:p>
    <w:p w14:paraId="4FE6B68C" w14:textId="77777777" w:rsidR="001A6466" w:rsidRPr="00FC49DF" w:rsidRDefault="00DD04A6" w:rsidP="00E133E2">
      <w:pPr>
        <w:spacing w:line="276" w:lineRule="auto"/>
        <w:ind w:firstLine="288"/>
        <w:rPr>
          <w:lang w:val="vi-VN"/>
        </w:rPr>
      </w:pPr>
      <w:r w:rsidRPr="00DD04A6">
        <w:rPr>
          <w:lang w:val="vi-VN"/>
        </w:rPr>
        <w:t xml:space="preserve">Trong lĩnh vực thống kê, </w:t>
      </w:r>
      <w:r w:rsidR="003827C0" w:rsidRPr="00FC49DF">
        <w:rPr>
          <w:lang w:val="vi-VN"/>
        </w:rPr>
        <w:t>Linear Regression</w:t>
      </w:r>
      <w:r w:rsidRPr="00DD04A6">
        <w:rPr>
          <w:lang w:val="vi-VN"/>
        </w:rPr>
        <w:t xml:space="preserve"> là một phương pháp dùng để xác định mối quan hệ giữa một biến phụ thuộc có giá trị số và một hoặc nhiều biến độc lập.</w:t>
      </w:r>
    </w:p>
    <w:p w14:paraId="60BFF763" w14:textId="5537DA1A" w:rsidR="00DD04A6" w:rsidRDefault="00DD04A6" w:rsidP="00E133E2">
      <w:pPr>
        <w:spacing w:line="276" w:lineRule="auto"/>
        <w:ind w:firstLine="288"/>
        <w:rPr>
          <w:lang w:val="vi-VN"/>
        </w:rPr>
      </w:pPr>
      <w:r w:rsidRPr="00DD04A6">
        <w:rPr>
          <w:lang w:val="vi-VN"/>
        </w:rPr>
        <w:t xml:space="preserve">Khi chỉ có một biến </w:t>
      </w:r>
      <w:r w:rsidR="00D00BBB" w:rsidRPr="00FC49DF">
        <w:rPr>
          <w:lang w:val="vi-VN"/>
        </w:rPr>
        <w:t>độc lập</w:t>
      </w:r>
      <w:r w:rsidRPr="00DD04A6">
        <w:rPr>
          <w:lang w:val="vi-VN"/>
        </w:rPr>
        <w:t>, chúng ta gọi là hồi quy tuyến tính đơn giản</w:t>
      </w:r>
      <w:r w:rsidR="002C1A7E" w:rsidRPr="00FC49DF">
        <w:rPr>
          <w:lang w:val="vi-VN"/>
        </w:rPr>
        <w:t xml:space="preserve"> (Simple Linear Regression)</w:t>
      </w:r>
      <w:r w:rsidRPr="00DD04A6">
        <w:rPr>
          <w:lang w:val="vi-VN"/>
        </w:rPr>
        <w:t xml:space="preserve">. Trong trường hợp có nhiều biến </w:t>
      </w:r>
      <w:r w:rsidR="005728A1" w:rsidRPr="00FC49DF">
        <w:rPr>
          <w:lang w:val="vi-VN"/>
        </w:rPr>
        <w:t>độc lập</w:t>
      </w:r>
      <w:r w:rsidRPr="00DD04A6">
        <w:rPr>
          <w:lang w:val="vi-VN"/>
        </w:rPr>
        <w:t>, ta gọi là hồi quy tuyến tính đa biến</w:t>
      </w:r>
      <w:r w:rsidR="0041522C" w:rsidRPr="00FC49DF">
        <w:rPr>
          <w:lang w:val="vi-VN"/>
        </w:rPr>
        <w:t xml:space="preserve"> (Multiple </w:t>
      </w:r>
      <w:r w:rsidR="00515324" w:rsidRPr="00FC49DF">
        <w:rPr>
          <w:lang w:val="vi-VN"/>
        </w:rPr>
        <w:t>L</w:t>
      </w:r>
      <w:r w:rsidR="0041522C" w:rsidRPr="00FC49DF">
        <w:rPr>
          <w:lang w:val="vi-VN"/>
        </w:rPr>
        <w:t xml:space="preserve">inear </w:t>
      </w:r>
      <w:r w:rsidR="00515324" w:rsidRPr="00FC49DF">
        <w:rPr>
          <w:lang w:val="vi-VN"/>
        </w:rPr>
        <w:t>L</w:t>
      </w:r>
      <w:r w:rsidR="0041522C" w:rsidRPr="00FC49DF">
        <w:rPr>
          <w:lang w:val="vi-VN"/>
        </w:rPr>
        <w:t>egression)</w:t>
      </w:r>
      <w:r w:rsidR="00515324" w:rsidRPr="00FC49DF">
        <w:rPr>
          <w:lang w:val="vi-VN"/>
        </w:rPr>
        <w:t xml:space="preserve"> [</w:t>
      </w:r>
      <w:r w:rsidR="006831CE" w:rsidRPr="00B976AA">
        <w:rPr>
          <w:lang w:val="vi-VN"/>
        </w:rPr>
        <w:t>13</w:t>
      </w:r>
      <w:r w:rsidR="00515324" w:rsidRPr="00FC49DF">
        <w:rPr>
          <w:lang w:val="vi-VN"/>
        </w:rPr>
        <w:t>]</w:t>
      </w:r>
      <w:r w:rsidRPr="00DD04A6">
        <w:rPr>
          <w:lang w:val="vi-VN"/>
        </w:rPr>
        <w:t>.</w:t>
      </w:r>
    </w:p>
    <w:p w14:paraId="78B6D857" w14:textId="6D2F4378" w:rsidR="00B7507E" w:rsidRPr="0085744E" w:rsidRDefault="00784856" w:rsidP="00E133E2">
      <w:pPr>
        <w:spacing w:line="276" w:lineRule="auto"/>
        <w:ind w:firstLine="288"/>
        <w:rPr>
          <w:lang w:val="vi-VN"/>
        </w:rPr>
      </w:pPr>
      <w:r w:rsidRPr="0085744E">
        <w:rPr>
          <w:lang w:val="vi-VN"/>
        </w:rPr>
        <w:t>Simple Linear Regression được mô tả qua công thức:</w:t>
      </w:r>
    </w:p>
    <w:p w14:paraId="2A18EFAB" w14:textId="33427430" w:rsidR="00784856" w:rsidRPr="0085744E" w:rsidRDefault="0038308E" w:rsidP="00E133E2">
      <w:pPr>
        <w:spacing w:line="276" w:lineRule="auto"/>
        <w:rPr>
          <w:lang w:val="vi-VN"/>
        </w:rPr>
      </w:pPr>
      <m:oMathPara>
        <m:oMath>
          <m:r>
            <w:rPr>
              <w:rFonts w:ascii="Cambria Math" w:hAnsi="Cambria Math"/>
              <w:lang w:val="vi-VN"/>
            </w:rPr>
            <m:t>y=</m:t>
          </m:r>
          <m:sSub>
            <m:sSubPr>
              <m:ctrlPr>
                <w:rPr>
                  <w:rFonts w:ascii="Cambria Math" w:hAnsi="Cambria Math"/>
                  <w:i/>
                  <w:lang w:val="vi-VN"/>
                </w:rPr>
              </m:ctrlPr>
            </m:sSubPr>
            <m:e>
              <m:r>
                <w:rPr>
                  <w:rFonts w:ascii="Cambria Math" w:hAnsi="Cambria Math"/>
                  <w:lang w:val="vi-VN"/>
                </w:rPr>
                <m:t>β</m:t>
              </m:r>
            </m:e>
            <m:sub>
              <m:r>
                <w:rPr>
                  <w:rFonts w:ascii="Cambria Math" w:hAnsi="Cambria Math"/>
                  <w:lang w:val="vi-VN"/>
                </w:rPr>
                <m:t>0</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β</m:t>
              </m:r>
            </m:e>
            <m:sub>
              <m:r>
                <w:rPr>
                  <w:rFonts w:ascii="Cambria Math" w:hAnsi="Cambria Math"/>
                  <w:lang w:val="vi-VN"/>
                </w:rPr>
                <m:t>1</m:t>
              </m:r>
            </m:sub>
          </m:sSub>
          <m:r>
            <w:rPr>
              <w:rFonts w:ascii="Cambria Math" w:hAnsi="Cambria Math"/>
              <w:lang w:val="vi-VN"/>
            </w:rPr>
            <m:t>x+ε</m:t>
          </m:r>
        </m:oMath>
      </m:oMathPara>
    </w:p>
    <w:p w14:paraId="51C23824" w14:textId="6C8084D9" w:rsidR="004B7172" w:rsidRPr="0085744E" w:rsidRDefault="00B070D6" w:rsidP="00E133E2">
      <w:pPr>
        <w:spacing w:line="276" w:lineRule="auto"/>
        <w:ind w:firstLine="288"/>
        <w:rPr>
          <w:lang w:val="vi-VN"/>
        </w:rPr>
      </w:pPr>
      <w:r w:rsidRPr="0085744E">
        <w:rPr>
          <w:lang w:val="vi-VN"/>
        </w:rPr>
        <w:t>Trong</w:t>
      </w:r>
      <w:r w:rsidR="0014781D" w:rsidRPr="0085744E">
        <w:rPr>
          <w:lang w:val="vi-VN"/>
        </w:rPr>
        <w:t xml:space="preserve"> </w:t>
      </w:r>
      <w:r w:rsidR="006E53A4" w:rsidRPr="0085744E">
        <w:rPr>
          <w:lang w:val="vi-VN"/>
        </w:rPr>
        <w:t>đó:</w:t>
      </w:r>
    </w:p>
    <w:p w14:paraId="01AEA743" w14:textId="58B545D1" w:rsidR="00E141D5" w:rsidRPr="0085744E" w:rsidRDefault="00061283" w:rsidP="00E133E2">
      <w:pPr>
        <w:spacing w:line="276" w:lineRule="auto"/>
        <w:ind w:firstLine="576"/>
        <w:rPr>
          <w:lang w:val="vi-VN"/>
        </w:rPr>
      </w:pPr>
      <m:oMath>
        <m:r>
          <w:rPr>
            <w:rFonts w:ascii="Cambria Math" w:hAnsi="Cambria Math"/>
            <w:lang w:val="vi-VN"/>
          </w:rPr>
          <m:t>y</m:t>
        </m:r>
      </m:oMath>
      <w:r w:rsidR="00332C7D" w:rsidRPr="0085744E">
        <w:rPr>
          <w:lang w:val="vi-VN"/>
        </w:rPr>
        <w:t xml:space="preserve">: </w:t>
      </w:r>
      <w:r w:rsidR="00E46C2D" w:rsidRPr="0085744E">
        <w:rPr>
          <w:lang w:val="vi-VN"/>
        </w:rPr>
        <w:t>biến phụ thuộc (dependent variable) cần dự đoán</w:t>
      </w:r>
      <w:r w:rsidR="0034695A" w:rsidRPr="0085744E">
        <w:rPr>
          <w:lang w:val="vi-VN"/>
        </w:rPr>
        <w:t>.</w:t>
      </w:r>
    </w:p>
    <w:p w14:paraId="17C0E3F8" w14:textId="5368FCEA" w:rsidR="0034695A" w:rsidRPr="0085744E" w:rsidRDefault="00061283" w:rsidP="00E133E2">
      <w:pPr>
        <w:spacing w:line="276" w:lineRule="auto"/>
        <w:ind w:left="288" w:firstLine="288"/>
        <w:rPr>
          <w:lang w:val="vi-VN"/>
        </w:rPr>
      </w:pPr>
      <m:oMath>
        <m:r>
          <w:rPr>
            <w:rFonts w:ascii="Cambria Math" w:hAnsi="Cambria Math"/>
            <w:lang w:val="vi-VN"/>
          </w:rPr>
          <m:t>x</m:t>
        </m:r>
      </m:oMath>
      <w:r w:rsidR="00505EBE" w:rsidRPr="0085744E">
        <w:rPr>
          <w:lang w:val="vi-VN"/>
        </w:rPr>
        <w:t xml:space="preserve">: </w:t>
      </w:r>
      <w:r w:rsidR="00C404E7" w:rsidRPr="0085744E">
        <w:rPr>
          <w:lang w:val="vi-VN"/>
        </w:rPr>
        <w:t xml:space="preserve">biến độc lập (independent variable) được sử dụng để dự đoán giá trị của </w:t>
      </w:r>
      <m:oMath>
        <m:r>
          <w:rPr>
            <w:rFonts w:ascii="Cambria Math" w:hAnsi="Cambria Math"/>
            <w:lang w:val="vi-VN"/>
          </w:rPr>
          <m:t>y</m:t>
        </m:r>
      </m:oMath>
      <w:r w:rsidR="0034695A" w:rsidRPr="0085744E">
        <w:rPr>
          <w:lang w:val="vi-VN"/>
        </w:rPr>
        <w:t>.</w:t>
      </w:r>
    </w:p>
    <w:p w14:paraId="17B04864" w14:textId="3A0FFB39" w:rsidR="0034695A" w:rsidRPr="0085744E" w:rsidRDefault="002561DD" w:rsidP="00E133E2">
      <w:pPr>
        <w:spacing w:line="276" w:lineRule="auto"/>
        <w:ind w:left="288" w:firstLine="288"/>
        <w:rPr>
          <w:lang w:val="vi-VN"/>
        </w:rPr>
      </w:pPr>
      <m:oMath>
        <m:sSub>
          <m:sSubPr>
            <m:ctrlPr>
              <w:rPr>
                <w:rFonts w:ascii="Cambria Math" w:hAnsi="Cambria Math"/>
                <w:i/>
                <w:lang w:val="vi-VN"/>
              </w:rPr>
            </m:ctrlPr>
          </m:sSubPr>
          <m:e>
            <m:r>
              <w:rPr>
                <w:rFonts w:ascii="Cambria Math" w:hAnsi="Cambria Math"/>
                <w:lang w:val="vi-VN"/>
              </w:rPr>
              <m:t>β</m:t>
            </m:r>
          </m:e>
          <m:sub>
            <m:r>
              <w:rPr>
                <w:rFonts w:ascii="Cambria Math" w:hAnsi="Cambria Math"/>
                <w:lang w:val="vi-VN"/>
              </w:rPr>
              <m:t>0</m:t>
            </m:r>
          </m:sub>
        </m:sSub>
      </m:oMath>
      <w:r w:rsidR="00922E6F" w:rsidRPr="0085744E">
        <w:rPr>
          <w:lang w:val="vi-VN"/>
        </w:rPr>
        <w:t>:</w:t>
      </w:r>
      <w:r w:rsidR="00061283" w:rsidRPr="0085744E">
        <w:rPr>
          <w:lang w:val="vi-VN"/>
        </w:rPr>
        <w:t xml:space="preserve"> hệ số góc (intercept) của đường hồi quy, đại diện cho giá trị dự đoán của </w:t>
      </w:r>
      <m:oMath>
        <m:r>
          <w:rPr>
            <w:rFonts w:ascii="Cambria Math" w:hAnsi="Cambria Math"/>
            <w:lang w:val="vi-VN"/>
          </w:rPr>
          <m:t>y</m:t>
        </m:r>
      </m:oMath>
      <w:r w:rsidR="00061283" w:rsidRPr="0085744E">
        <w:rPr>
          <w:lang w:val="vi-VN"/>
        </w:rPr>
        <w:t xml:space="preserve"> khi </w:t>
      </w:r>
      <m:oMath>
        <m:r>
          <w:rPr>
            <w:rFonts w:ascii="Cambria Math" w:hAnsi="Cambria Math"/>
            <w:lang w:val="vi-VN"/>
          </w:rPr>
          <m:t>x</m:t>
        </m:r>
        <m:r>
          <w:rPr>
            <w:rFonts w:ascii="Cambria Math" w:hAnsi="Cambria Math"/>
            <w:lang w:val="vi-VN"/>
          </w:rPr>
          <m:t>=0</m:t>
        </m:r>
      </m:oMath>
      <w:r w:rsidR="0034695A" w:rsidRPr="0085744E">
        <w:rPr>
          <w:lang w:val="vi-VN"/>
        </w:rPr>
        <w:t>.</w:t>
      </w:r>
    </w:p>
    <w:p w14:paraId="6EFDBECE" w14:textId="435A0B8D" w:rsidR="0034695A" w:rsidRPr="0085744E" w:rsidRDefault="002561DD" w:rsidP="00E133E2">
      <w:pPr>
        <w:spacing w:line="276" w:lineRule="auto"/>
        <w:ind w:left="288" w:firstLine="288"/>
        <w:rPr>
          <w:lang w:val="vi-VN"/>
        </w:rPr>
      </w:pPr>
      <m:oMath>
        <m:sSub>
          <m:sSubPr>
            <m:ctrlPr>
              <w:rPr>
                <w:rFonts w:ascii="Cambria Math" w:hAnsi="Cambria Math"/>
                <w:i/>
                <w:lang w:val="vi-VN"/>
              </w:rPr>
            </m:ctrlPr>
          </m:sSubPr>
          <m:e>
            <m:r>
              <w:rPr>
                <w:rFonts w:ascii="Cambria Math" w:hAnsi="Cambria Math"/>
                <w:lang w:val="vi-VN"/>
              </w:rPr>
              <m:t>β</m:t>
            </m:r>
          </m:e>
          <m:sub>
            <m:r>
              <w:rPr>
                <w:rFonts w:ascii="Cambria Math" w:hAnsi="Cambria Math"/>
                <w:lang w:val="vi-VN"/>
              </w:rPr>
              <m:t>1</m:t>
            </m:r>
          </m:sub>
        </m:sSub>
      </m:oMath>
      <w:r w:rsidR="00C66486" w:rsidRPr="0085744E">
        <w:rPr>
          <w:lang w:val="vi-VN"/>
        </w:rPr>
        <w:t>:</w:t>
      </w:r>
      <w:r w:rsidR="00101374" w:rsidRPr="0085744E">
        <w:rPr>
          <w:lang w:val="vi-VN"/>
        </w:rPr>
        <w:t xml:space="preserve"> hệ số hồi quy (regression coefficient), đại diện cho mức độ thay đổi của </w:t>
      </w:r>
      <m:oMath>
        <m:r>
          <w:rPr>
            <w:rFonts w:ascii="Cambria Math" w:hAnsi="Cambria Math"/>
            <w:lang w:val="vi-VN"/>
          </w:rPr>
          <m:t>y</m:t>
        </m:r>
      </m:oMath>
      <w:r w:rsidR="00101374" w:rsidRPr="0085744E">
        <w:rPr>
          <w:lang w:val="vi-VN"/>
        </w:rPr>
        <w:t xml:space="preserve"> dựa trên mỗi đơn vị thay đổi của </w:t>
      </w:r>
      <m:oMath>
        <m:r>
          <w:rPr>
            <w:rFonts w:ascii="Cambria Math" w:hAnsi="Cambria Math"/>
            <w:lang w:val="vi-VN"/>
          </w:rPr>
          <m:t>x</m:t>
        </m:r>
      </m:oMath>
      <w:r w:rsidR="004E3A33" w:rsidRPr="0085744E">
        <w:rPr>
          <w:lang w:val="vi-VN"/>
        </w:rPr>
        <w:t>.</w:t>
      </w:r>
    </w:p>
    <w:p w14:paraId="58E320DB" w14:textId="43FD8532" w:rsidR="0014781D" w:rsidRPr="0085744E" w:rsidRDefault="00061283" w:rsidP="00E133E2">
      <w:pPr>
        <w:spacing w:line="276" w:lineRule="auto"/>
        <w:ind w:left="288" w:firstLine="288"/>
        <w:rPr>
          <w:lang w:val="vi-VN"/>
        </w:rPr>
      </w:pPr>
      <m:oMath>
        <m:r>
          <w:rPr>
            <w:rFonts w:ascii="Cambria Math" w:hAnsi="Cambria Math"/>
            <w:lang w:val="vi-VN"/>
          </w:rPr>
          <m:t>ε </m:t>
        </m:r>
      </m:oMath>
      <w:r w:rsidR="00624524" w:rsidRPr="0085744E">
        <w:rPr>
          <w:lang w:val="vi-VN"/>
        </w:rPr>
        <w:t>:</w:t>
      </w:r>
      <w:r w:rsidR="00AA2537" w:rsidRPr="0085744E">
        <w:rPr>
          <w:lang w:val="vi-VN"/>
        </w:rPr>
        <w:t xml:space="preserve"> lỗi ngẫu nhiên (random error), biểu thị sự không thể tránh khỏi của mô hình trong việc mô phỏng dữ liệu thực tế.</w:t>
      </w:r>
    </w:p>
    <w:p w14:paraId="2042D8A5" w14:textId="653D0775" w:rsidR="001F0435" w:rsidRDefault="00B57413" w:rsidP="00E133E2">
      <w:pPr>
        <w:pStyle w:val="Heading2"/>
        <w:tabs>
          <w:tab w:val="clear" w:pos="3763"/>
          <w:tab w:val="num" w:pos="288"/>
        </w:tabs>
        <w:spacing w:line="276" w:lineRule="auto"/>
        <w:ind w:left="284"/>
      </w:pPr>
      <w:r w:rsidRPr="00A27799">
        <w:rPr>
          <w:lang w:val="vi-VN"/>
        </w:rPr>
        <w:t>GRU</w:t>
      </w:r>
    </w:p>
    <w:p w14:paraId="3CF00D31" w14:textId="20DEE544" w:rsidR="005841F1" w:rsidRDefault="00CC30D5" w:rsidP="00615BC8">
      <w:pPr>
        <w:ind w:firstLine="284"/>
      </w:pPr>
      <w:r>
        <w:t xml:space="preserve">Theo </w:t>
      </w:r>
      <w:r w:rsidR="00B03936" w:rsidRPr="00B03936">
        <w:t xml:space="preserve">Mahjoub </w:t>
      </w:r>
      <w:r w:rsidR="00B03936">
        <w:t>và đồng nghiệp [14], m</w:t>
      </w:r>
      <w:r w:rsidR="005841F1" w:rsidRPr="005841F1">
        <w:t>ô hình Gated Recurrent Unit (GRU) là một biến thể được tối ưu hóa của Recurrent Neural Network (RNN), dựa trên mô hình Long Short-Term Memory (LSTM). GRU gộp cổng đầu vào và cổng quên của LSTM thành một cổng cập nhật duy nhất, giảm độ phức tạp của mô hình.</w:t>
      </w:r>
    </w:p>
    <w:p w14:paraId="6DB5789E" w14:textId="77777777" w:rsidR="00CC30D5" w:rsidRDefault="001846D6" w:rsidP="00CC30D5">
      <w:pPr>
        <w:keepNext/>
        <w:jc w:val="center"/>
      </w:pPr>
      <w:r>
        <w:rPr>
          <w:noProof/>
        </w:rPr>
        <w:drawing>
          <wp:inline distT="0" distB="0" distL="0" distR="0" wp14:anchorId="15A3AF7C" wp14:editId="320ED036">
            <wp:extent cx="1945082" cy="1200749"/>
            <wp:effectExtent l="0" t="0" r="0" b="0"/>
            <wp:docPr id="5" name="Picture 5" descr="Sensors 22 04062 g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sors 22 04062 g00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58638" cy="1209117"/>
                    </a:xfrm>
                    <a:prstGeom prst="rect">
                      <a:avLst/>
                    </a:prstGeom>
                    <a:noFill/>
                    <a:ln>
                      <a:noFill/>
                    </a:ln>
                  </pic:spPr>
                </pic:pic>
              </a:graphicData>
            </a:graphic>
          </wp:inline>
        </w:drawing>
      </w:r>
    </w:p>
    <w:p w14:paraId="4148D9F3" w14:textId="102315C6" w:rsidR="001846D6" w:rsidRDefault="00CC30D5" w:rsidP="00CC30D5">
      <w:pPr>
        <w:pStyle w:val="Caption"/>
        <w:rPr>
          <w:lang w:val="vi-VN"/>
        </w:rPr>
      </w:pPr>
      <w:r>
        <w:t xml:space="preserve">Hình </w:t>
      </w:r>
      <w:fldSimple w:instr=" SEQ Hình \* ARABIC ">
        <w:r w:rsidR="007874BF">
          <w:rPr>
            <w:noProof/>
          </w:rPr>
          <w:t>1</w:t>
        </w:r>
      </w:fldSimple>
      <w:r w:rsidRPr="00437775">
        <w:t>. Kiến trúc GRU</w:t>
      </w:r>
    </w:p>
    <w:p w14:paraId="026FF11E" w14:textId="3C33FFC4" w:rsidR="00446575" w:rsidRPr="00E31E8D" w:rsidRDefault="00446575" w:rsidP="00615BC8">
      <w:pPr>
        <w:ind w:firstLine="284"/>
      </w:pPr>
      <w:r w:rsidRPr="00E31E8D">
        <w:lastRenderedPageBreak/>
        <w:t xml:space="preserve">Trong GRU, có hai cổng chính. Bao gồm cổng cập nhật </w:t>
      </w:r>
      <m:oMath>
        <m:sSub>
          <m:sSubPr>
            <m:ctrlPr>
              <w:rPr>
                <w:rFonts w:ascii="Cambria Math" w:hAnsi="Cambria Math"/>
              </w:rPr>
            </m:ctrlPr>
          </m:sSubPr>
          <m:e>
            <m:r>
              <w:rPr>
                <w:rFonts w:ascii="Cambria Math" w:hAnsi="Cambria Math"/>
              </w:rPr>
              <m:t>z</m:t>
            </m:r>
          </m:e>
          <m:sub>
            <m:r>
              <w:rPr>
                <w:rFonts w:ascii="Cambria Math" w:hAnsi="Cambria Math"/>
              </w:rPr>
              <m:t>t</m:t>
            </m:r>
          </m:sub>
        </m:sSub>
      </m:oMath>
      <w:r w:rsidRPr="00E31E8D">
        <w:t xml:space="preserve"> và cổng đặt lại </w:t>
      </w:r>
      <m:oMath>
        <m:sSub>
          <m:sSubPr>
            <m:ctrlPr>
              <w:rPr>
                <w:rFonts w:ascii="Cambria Math" w:hAnsi="Cambria Math"/>
                <w:lang w:val="vi-VN"/>
              </w:rPr>
            </m:ctrlPr>
          </m:sSubPr>
          <m:e>
            <m:r>
              <w:rPr>
                <w:rFonts w:ascii="Cambria Math" w:hAnsi="Cambria Math"/>
                <w:lang w:val="vi-VN"/>
              </w:rPr>
              <m:t>r</m:t>
            </m:r>
          </m:e>
          <m:sub>
            <m:r>
              <w:rPr>
                <w:rFonts w:ascii="Cambria Math" w:hAnsi="Cambria Math"/>
                <w:lang w:val="vi-VN"/>
              </w:rPr>
              <m:t>t</m:t>
            </m:r>
          </m:sub>
        </m:sSub>
      </m:oMath>
      <w:r w:rsidRPr="00E31E8D">
        <w:t xml:space="preserve"> được tính toán dựa trên dữ liệu đầu vào hiện tại </w:t>
      </w:r>
      <m:oMath>
        <m:sSub>
          <m:sSubPr>
            <m:ctrlPr>
              <w:rPr>
                <w:rFonts w:ascii="Cambria Math" w:hAnsi="Cambria Math"/>
                <w:lang w:val="vi-VN"/>
              </w:rPr>
            </m:ctrlPr>
          </m:sSubPr>
          <m:e>
            <m:r>
              <w:rPr>
                <w:rFonts w:ascii="Cambria Math" w:hAnsi="Cambria Math"/>
                <w:lang w:val="vi-VN"/>
              </w:rPr>
              <m:t>x</m:t>
            </m:r>
          </m:e>
          <m:sub>
            <m:r>
              <w:rPr>
                <w:rFonts w:ascii="Cambria Math" w:hAnsi="Cambria Math"/>
                <w:lang w:val="vi-VN"/>
              </w:rPr>
              <m:t>t</m:t>
            </m:r>
          </m:sub>
        </m:sSub>
      </m:oMath>
      <w:r w:rsidRPr="00E31E8D">
        <w:t xml:space="preserve"> và trạng thái ẩn từ bước thời gian trước đó </w:t>
      </w:r>
      <m:oMath>
        <m:sSub>
          <m:sSubPr>
            <m:ctrlPr>
              <w:rPr>
                <w:rFonts w:ascii="Cambria Math" w:hAnsi="Cambria Math"/>
                <w:lang w:val="vi-VN"/>
              </w:rPr>
            </m:ctrlPr>
          </m:sSubPr>
          <m:e>
            <m:r>
              <w:rPr>
                <w:rFonts w:ascii="Cambria Math" w:hAnsi="Cambria Math"/>
                <w:lang w:val="vi-VN"/>
              </w:rPr>
              <m:t>h</m:t>
            </m:r>
          </m:e>
          <m:sub>
            <m:r>
              <w:rPr>
                <w:rFonts w:ascii="Cambria Math" w:hAnsi="Cambria Math"/>
                <w:lang w:val="vi-VN"/>
              </w:rPr>
              <m:t>t-1</m:t>
            </m:r>
          </m:sub>
        </m:sSub>
      </m:oMath>
      <w:r w:rsidRPr="00E31E8D">
        <w:t>. Công thức được tính như sau:</w:t>
      </w:r>
    </w:p>
    <w:p w14:paraId="0C046003" w14:textId="19311CAC" w:rsidR="003938DB" w:rsidRPr="00E31E8D" w:rsidRDefault="003938DB" w:rsidP="0076508F">
      <w:pPr>
        <w:pStyle w:val="ListParagraph"/>
        <w:numPr>
          <w:ilvl w:val="0"/>
          <w:numId w:val="33"/>
        </w:numPr>
        <w:tabs>
          <w:tab w:val="clear" w:pos="425"/>
          <w:tab w:val="left" w:pos="567"/>
        </w:tabs>
        <w:ind w:left="709"/>
      </w:pPr>
      <w:r w:rsidRPr="00E31E8D">
        <w:t>Cổng c</w:t>
      </w:r>
      <w:r w:rsidR="00CD05F6" w:rsidRPr="00E31E8D">
        <w:t>ập</w:t>
      </w:r>
      <w:r w:rsidRPr="00E31E8D">
        <w:t xml:space="preserve"> nhật</w:t>
      </w:r>
      <w:r w:rsidR="00672B17" w:rsidRPr="00E31E8D">
        <w:t>:</w:t>
      </w:r>
      <w:r w:rsidR="0076508F" w:rsidRPr="00E31E8D">
        <w:t xml:space="preserve"> </w:t>
      </w:r>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=σ(</m:t>
        </m:r>
        <m:sSub>
          <m:sSubPr>
            <m:ctrlPr>
              <w:rPr>
                <w:rFonts w:ascii="Cambria Math" w:hAnsi="Cambria Math"/>
              </w:rPr>
            </m:ctrlPr>
          </m:sSubPr>
          <m:e>
            <m:r>
              <w:rPr>
                <w:rFonts w:ascii="Cambria Math" w:hAnsi="Cambria Math"/>
              </w:rPr>
              <m:t>W</m:t>
            </m:r>
          </m:e>
          <m:sub>
            <m:r>
              <w:rPr>
                <w:rFonts w:ascii="Cambria Math" w:hAnsi="Cambria Math"/>
              </w:rPr>
              <m:t>z</m:t>
            </m:r>
          </m:sub>
        </m:sSub>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z</m:t>
            </m:r>
          </m:sub>
        </m:sSub>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oMath>
    </w:p>
    <w:p w14:paraId="53AF1A13" w14:textId="0DABE7C0" w:rsidR="00921654" w:rsidRPr="00E31E8D" w:rsidRDefault="0005441B" w:rsidP="00921654">
      <w:pPr>
        <w:pStyle w:val="ListParagraph"/>
        <w:numPr>
          <w:ilvl w:val="0"/>
          <w:numId w:val="33"/>
        </w:numPr>
        <w:tabs>
          <w:tab w:val="clear" w:pos="425"/>
          <w:tab w:val="left" w:pos="567"/>
        </w:tabs>
        <w:spacing w:line="276" w:lineRule="auto"/>
      </w:pPr>
      <w:r w:rsidRPr="00E31E8D">
        <w:t xml:space="preserve">Cổng </w:t>
      </w:r>
      <w:r w:rsidR="00CD05F6" w:rsidRPr="00E31E8D">
        <w:t>đặt lại</w:t>
      </w:r>
      <w:r w:rsidRPr="00E31E8D">
        <w:t xml:space="preserve">: </w:t>
      </w:r>
      <m:oMath>
        <m:sSub>
          <m:sSubPr>
            <m:ctrlPr>
              <w:rPr>
                <w:rFonts w:ascii="Cambria Math" w:hAnsi="Cambria Math"/>
                <w:lang w:val="vi-VN"/>
              </w:rPr>
            </m:ctrlPr>
          </m:sSubPr>
          <m:e>
            <m:r>
              <w:rPr>
                <w:rFonts w:ascii="Cambria Math" w:hAnsi="Cambria Math"/>
                <w:lang w:val="vi-VN"/>
              </w:rPr>
              <m:t>r</m:t>
            </m:r>
          </m:e>
          <m:sub>
            <m:r>
              <w:rPr>
                <w:rFonts w:ascii="Cambria Math" w:hAnsi="Cambria Math"/>
                <w:lang w:val="vi-VN"/>
              </w:rPr>
              <m:t>t</m:t>
            </m:r>
          </m:sub>
        </m:sSub>
        <m:r>
          <w:rPr>
            <w:rFonts w:ascii="Cambria Math" w:hAnsi="Cambria Math"/>
            <w:lang w:val="vi-VN"/>
          </w:rPr>
          <m:t>=σ(</m:t>
        </m:r>
        <m:sSub>
          <m:sSubPr>
            <m:ctrlPr>
              <w:rPr>
                <w:rFonts w:ascii="Cambria Math" w:hAnsi="Cambria Math"/>
                <w:lang w:val="vi-VN"/>
              </w:rPr>
            </m:ctrlPr>
          </m:sSubPr>
          <m:e>
            <m:r>
              <w:rPr>
                <w:rFonts w:ascii="Cambria Math" w:hAnsi="Cambria Math"/>
                <w:lang w:val="vi-VN"/>
              </w:rPr>
              <m:t>W</m:t>
            </m:r>
          </m:e>
          <m:sub>
            <m:r>
              <w:rPr>
                <w:rFonts w:ascii="Cambria Math" w:hAnsi="Cambria Math"/>
                <w:lang w:val="vi-VN"/>
              </w:rPr>
              <m:t>r</m:t>
            </m:r>
          </m:sub>
        </m:sSub>
        <m:sSub>
          <m:sSubPr>
            <m:ctrlPr>
              <w:rPr>
                <w:rFonts w:ascii="Cambria Math" w:hAnsi="Cambria Math"/>
                <w:lang w:val="vi-VN"/>
              </w:rPr>
            </m:ctrlPr>
          </m:sSubPr>
          <m:e>
            <m:r>
              <w:rPr>
                <w:rFonts w:ascii="Cambria Math" w:hAnsi="Cambria Math"/>
                <w:lang w:val="vi-VN"/>
              </w:rPr>
              <m:t>x</m:t>
            </m:r>
          </m:e>
          <m:sub>
            <m:r>
              <w:rPr>
                <w:rFonts w:ascii="Cambria Math" w:hAnsi="Cambria Math"/>
                <w:lang w:val="vi-VN"/>
              </w:rPr>
              <m:t>t</m:t>
            </m:r>
          </m:sub>
        </m:sSub>
        <m:r>
          <w:rPr>
            <w:rFonts w:ascii="Cambria Math" w:hAnsi="Cambria Math"/>
            <w:lang w:val="vi-VN"/>
          </w:rPr>
          <m:t>+</m:t>
        </m:r>
        <m:sSub>
          <m:sSubPr>
            <m:ctrlPr>
              <w:rPr>
                <w:rFonts w:ascii="Cambria Math" w:hAnsi="Cambria Math"/>
                <w:lang w:val="vi-VN"/>
              </w:rPr>
            </m:ctrlPr>
          </m:sSubPr>
          <m:e>
            <m:r>
              <w:rPr>
                <w:rFonts w:ascii="Cambria Math" w:hAnsi="Cambria Math"/>
                <w:lang w:val="vi-VN"/>
              </w:rPr>
              <m:t>U</m:t>
            </m:r>
          </m:e>
          <m:sub>
            <m:r>
              <w:rPr>
                <w:rFonts w:ascii="Cambria Math" w:hAnsi="Cambria Math"/>
                <w:lang w:val="vi-VN"/>
              </w:rPr>
              <m:t>r</m:t>
            </m:r>
          </m:sub>
        </m:sSub>
        <m:sSub>
          <m:sSubPr>
            <m:ctrlPr>
              <w:rPr>
                <w:rFonts w:ascii="Cambria Math" w:hAnsi="Cambria Math"/>
                <w:lang w:val="vi-VN"/>
              </w:rPr>
            </m:ctrlPr>
          </m:sSubPr>
          <m:e>
            <m:r>
              <w:rPr>
                <w:rFonts w:ascii="Cambria Math" w:hAnsi="Cambria Math"/>
                <w:lang w:val="vi-VN"/>
              </w:rPr>
              <m:t>h</m:t>
            </m:r>
          </m:e>
          <m:sub>
            <m:r>
              <w:rPr>
                <w:rFonts w:ascii="Cambria Math" w:hAnsi="Cambria Math"/>
                <w:lang w:val="vi-VN"/>
              </w:rPr>
              <m:t>t-1</m:t>
            </m:r>
          </m:sub>
        </m:sSub>
        <m:r>
          <w:rPr>
            <w:rFonts w:ascii="Cambria Math" w:hAnsi="Cambria Math"/>
            <w:lang w:val="vi-VN"/>
          </w:rPr>
          <m:t>)</m:t>
        </m:r>
      </m:oMath>
    </w:p>
    <w:p w14:paraId="20634DF3" w14:textId="7FE0DA45" w:rsidR="00921654" w:rsidRPr="00E31E8D" w:rsidRDefault="003E41AB" w:rsidP="00921654">
      <w:pPr>
        <w:pStyle w:val="ListParagraph"/>
        <w:tabs>
          <w:tab w:val="clear" w:pos="425"/>
          <w:tab w:val="left" w:pos="567"/>
        </w:tabs>
        <w:spacing w:line="276" w:lineRule="auto"/>
        <w:ind w:left="0" w:firstLine="284"/>
        <w:rPr>
          <w:lang w:val="vi-VN"/>
        </w:rPr>
      </w:pPr>
      <w:r w:rsidRPr="00E31E8D">
        <w:rPr>
          <w:lang w:val="vi-VN"/>
        </w:rPr>
        <w:t xml:space="preserve">Sau đó, tính toán trạng thái ẩn ứng viên </w:t>
      </w:r>
      <m:oMath>
        <m:sSub>
          <m:sSubPr>
            <m:ctrlPr>
              <w:rPr>
                <w:rFonts w:ascii="Cambria Math" w:hAnsi="Cambria Math"/>
                <w:lang w:val="vi-VN"/>
              </w:rPr>
            </m:ctrlPr>
          </m:sSubPr>
          <m:e>
            <m:r>
              <w:rPr>
                <w:rFonts w:ascii="Cambria Math" w:hAnsi="Cambria Math"/>
                <w:lang w:val="vi-VN"/>
              </w:rPr>
              <m:t>a</m:t>
            </m:r>
          </m:e>
          <m:sub>
            <m:r>
              <w:rPr>
                <w:rFonts w:ascii="Cambria Math" w:hAnsi="Cambria Math"/>
                <w:lang w:val="vi-VN"/>
              </w:rPr>
              <m:t>t</m:t>
            </m:r>
          </m:sub>
        </m:sSub>
      </m:oMath>
      <w:r w:rsidRPr="00E31E8D">
        <w:rPr>
          <w:lang w:val="vi-VN"/>
        </w:rPr>
        <w:t xml:space="preserve"> bằng hàm </w:t>
      </w:r>
      <w:r w:rsidR="00CC1091" w:rsidRPr="00E31E8D">
        <w:rPr>
          <w:lang w:val="vi-VN"/>
        </w:rPr>
        <w:t>tanh</w:t>
      </w:r>
      <w:r w:rsidR="00BB5F38" w:rsidRPr="00E31E8D">
        <w:rPr>
          <w:lang w:val="vi-VN"/>
        </w:rPr>
        <w:t xml:space="preserve"> với cổng đặt lại, dữ liệu đầu vào hiện tại và trạng thái ẩn từ bước thời gian trước đó:</w:t>
      </w:r>
    </w:p>
    <w:p w14:paraId="3A4167AD" w14:textId="0C25B480" w:rsidR="00672B17" w:rsidRPr="00B976AA" w:rsidRDefault="00672B17" w:rsidP="00756BC5">
      <w:pPr>
        <w:pStyle w:val="ListParagraph"/>
        <w:numPr>
          <w:ilvl w:val="0"/>
          <w:numId w:val="33"/>
        </w:numPr>
        <w:spacing w:line="276" w:lineRule="auto"/>
        <w:rPr>
          <w:lang w:val="vi-VN"/>
        </w:rPr>
      </w:pPr>
      <w:r w:rsidRPr="00E31E8D">
        <w:rPr>
          <w:lang w:val="vi-VN"/>
        </w:rPr>
        <w:t>Trạng thái ẩn ứng viên:</w:t>
      </w:r>
    </w:p>
    <w:p w14:paraId="0D00D1E4" w14:textId="4F242F8F" w:rsidR="00B32F91" w:rsidRPr="001C73BE" w:rsidRDefault="002561DD" w:rsidP="00672B17">
      <w:pPr>
        <w:pStyle w:val="ListParagraph"/>
        <w:spacing w:line="276" w:lineRule="auto"/>
        <w:rPr>
          <w:lang w:val="vi-VN"/>
        </w:rPr>
      </w:pPr>
      <m:oMathPara>
        <m:oMath>
          <m:sSub>
            <m:sSubPr>
              <m:ctrlPr>
                <w:rPr>
                  <w:rFonts w:ascii="Cambria Math" w:hAnsi="Cambria Math"/>
                  <w:lang w:val="vi-VN"/>
                </w:rPr>
              </m:ctrlPr>
            </m:sSubPr>
            <m:e>
              <m:r>
                <w:rPr>
                  <w:rFonts w:ascii="Cambria Math" w:hAnsi="Cambria Math"/>
                  <w:lang w:val="vi-VN"/>
                </w:rPr>
                <m:t>a</m:t>
              </m:r>
            </m:e>
            <m:sub>
              <m:r>
                <w:rPr>
                  <w:rFonts w:ascii="Cambria Math" w:hAnsi="Cambria Math"/>
                  <w:lang w:val="vi-VN"/>
                </w:rPr>
                <m:t>t</m:t>
              </m:r>
            </m:sub>
          </m:sSub>
          <m:r>
            <w:rPr>
              <w:rFonts w:ascii="Cambria Math" w:hAnsi="Cambria Math"/>
              <w:lang w:val="vi-VN"/>
            </w:rPr>
            <m:t>=</m:t>
          </m:r>
          <m:r>
            <m:rPr>
              <m:sty m:val="p"/>
            </m:rPr>
            <w:rPr>
              <w:rFonts w:ascii="Cambria Math" w:hAnsi="Cambria Math"/>
              <w:lang w:val="vi-VN"/>
            </w:rPr>
            <m:t>tanh</m:t>
          </m:r>
          <m:r>
            <w:rPr>
              <w:rFonts w:ascii="Cambria Math" w:hAnsi="Cambria Math"/>
              <w:lang w:val="vi-VN"/>
            </w:rPr>
            <m:t>⁡(</m:t>
          </m:r>
          <m:sSub>
            <m:sSubPr>
              <m:ctrlPr>
                <w:rPr>
                  <w:rFonts w:ascii="Cambria Math" w:hAnsi="Cambria Math"/>
                  <w:lang w:val="vi-VN"/>
                </w:rPr>
              </m:ctrlPr>
            </m:sSubPr>
            <m:e>
              <m:r>
                <w:rPr>
                  <w:rFonts w:ascii="Cambria Math" w:hAnsi="Cambria Math"/>
                  <w:lang w:val="vi-VN"/>
                </w:rPr>
                <m:t>r</m:t>
              </m:r>
            </m:e>
            <m:sub>
              <m:r>
                <w:rPr>
                  <w:rFonts w:ascii="Cambria Math" w:hAnsi="Cambria Math"/>
                  <w:lang w:val="vi-VN"/>
                </w:rPr>
                <m:t>t</m:t>
              </m:r>
            </m:sub>
          </m:sSub>
          <m:r>
            <w:rPr>
              <w:rFonts w:ascii="Cambria Math" w:hAnsi="Cambria Math"/>
              <w:lang w:val="vi-VN"/>
            </w:rPr>
            <m:t>*</m:t>
          </m:r>
          <m:sSub>
            <m:sSubPr>
              <m:ctrlPr>
                <w:rPr>
                  <w:rFonts w:ascii="Cambria Math" w:hAnsi="Cambria Math"/>
                  <w:lang w:val="vi-VN"/>
                </w:rPr>
              </m:ctrlPr>
            </m:sSubPr>
            <m:e>
              <m:r>
                <w:rPr>
                  <w:rFonts w:ascii="Cambria Math" w:hAnsi="Cambria Math"/>
                  <w:lang w:val="vi-VN"/>
                </w:rPr>
                <m:t>W</m:t>
              </m:r>
            </m:e>
            <m:sub>
              <m:r>
                <w:rPr>
                  <w:rFonts w:ascii="Cambria Math" w:hAnsi="Cambria Math"/>
                  <w:lang w:val="vi-VN"/>
                </w:rPr>
                <m:t>a</m:t>
              </m:r>
            </m:sub>
          </m:sSub>
          <m:r>
            <w:rPr>
              <w:rFonts w:ascii="Cambria Math" w:hAnsi="Cambria Math"/>
              <w:lang w:val="vi-VN"/>
            </w:rPr>
            <m:t>[</m:t>
          </m:r>
          <m:sSub>
            <m:sSubPr>
              <m:ctrlPr>
                <w:rPr>
                  <w:rFonts w:ascii="Cambria Math" w:hAnsi="Cambria Math"/>
                  <w:lang w:val="vi-VN"/>
                </w:rPr>
              </m:ctrlPr>
            </m:sSubPr>
            <m:e>
              <m:r>
                <w:rPr>
                  <w:rFonts w:ascii="Cambria Math" w:hAnsi="Cambria Math"/>
                  <w:lang w:val="vi-VN"/>
                </w:rPr>
                <m:t>h</m:t>
              </m:r>
            </m:e>
            <m:sub>
              <m:r>
                <w:rPr>
                  <w:rFonts w:ascii="Cambria Math" w:hAnsi="Cambria Math"/>
                  <w:lang w:val="vi-VN"/>
                </w:rPr>
                <m:t>t-1</m:t>
              </m:r>
            </m:sub>
          </m:sSub>
          <m:r>
            <w:rPr>
              <w:rFonts w:ascii="Cambria Math" w:hAnsi="Cambria Math"/>
              <w:lang w:val="vi-VN"/>
            </w:rPr>
            <m:t>,</m:t>
          </m:r>
          <m:sSub>
            <m:sSubPr>
              <m:ctrlPr>
                <w:rPr>
                  <w:rFonts w:ascii="Cambria Math" w:hAnsi="Cambria Math"/>
                  <w:lang w:val="vi-VN"/>
                </w:rPr>
              </m:ctrlPr>
            </m:sSubPr>
            <m:e>
              <m:r>
                <w:rPr>
                  <w:rFonts w:ascii="Cambria Math" w:hAnsi="Cambria Math"/>
                  <w:lang w:val="vi-VN"/>
                </w:rPr>
                <m:t>X</m:t>
              </m:r>
            </m:e>
            <m:sub>
              <m:r>
                <w:rPr>
                  <w:rFonts w:ascii="Cambria Math" w:hAnsi="Cambria Math"/>
                  <w:lang w:val="vi-VN"/>
                </w:rPr>
                <m:t>t</m:t>
              </m:r>
            </m:sub>
          </m:sSub>
          <m:r>
            <w:rPr>
              <w:rFonts w:ascii="Cambria Math" w:hAnsi="Cambria Math"/>
              <w:lang w:val="vi-VN"/>
            </w:rPr>
            <m:t>]+</m:t>
          </m:r>
          <m:sSub>
            <m:sSubPr>
              <m:ctrlPr>
                <w:rPr>
                  <w:rFonts w:ascii="Cambria Math" w:hAnsi="Cambria Math"/>
                  <w:lang w:val="vi-VN"/>
                </w:rPr>
              </m:ctrlPr>
            </m:sSubPr>
            <m:e>
              <m:r>
                <w:rPr>
                  <w:rFonts w:ascii="Cambria Math" w:hAnsi="Cambria Math"/>
                  <w:lang w:val="vi-VN"/>
                </w:rPr>
                <m:t>b</m:t>
              </m:r>
            </m:e>
            <m:sub>
              <m:r>
                <w:rPr>
                  <w:rFonts w:ascii="Cambria Math" w:hAnsi="Cambria Math"/>
                  <w:lang w:val="vi-VN"/>
                </w:rPr>
                <m:t>a</m:t>
              </m:r>
            </m:sub>
          </m:sSub>
          <m:r>
            <w:rPr>
              <w:rFonts w:ascii="Cambria Math" w:hAnsi="Cambria Math"/>
              <w:lang w:val="vi-VN"/>
            </w:rPr>
            <m:t>)</m:t>
          </m:r>
        </m:oMath>
      </m:oMathPara>
    </w:p>
    <w:p w14:paraId="3054B4A5" w14:textId="45D1A3E9" w:rsidR="001C73BE" w:rsidRPr="001C73BE" w:rsidRDefault="001C73BE" w:rsidP="001C73BE">
      <w:pPr>
        <w:pStyle w:val="ListParagraph"/>
        <w:spacing w:line="276" w:lineRule="auto"/>
        <w:ind w:left="0" w:firstLine="284"/>
        <w:rPr>
          <w:lang w:val="vi-VN"/>
        </w:rPr>
      </w:pPr>
      <w:r w:rsidRPr="001C73BE">
        <w:rPr>
          <w:lang w:val="vi-VN"/>
        </w:rPr>
        <w:t xml:space="preserve">Cuối cùng, trạng thái ẩn hiện tại </w:t>
      </w:r>
      <m:oMath>
        <m:sSub>
          <m:sSubPr>
            <m:ctrlPr>
              <w:rPr>
                <w:rFonts w:ascii="Cambria Math" w:hAnsi="Cambria Math"/>
                <w:lang w:val="vi-VN"/>
              </w:rPr>
            </m:ctrlPr>
          </m:sSubPr>
          <m:e>
            <m:r>
              <w:rPr>
                <w:rFonts w:ascii="Cambria Math" w:hAnsi="Cambria Math"/>
                <w:lang w:val="vi-VN"/>
              </w:rPr>
              <m:t>h</m:t>
            </m:r>
          </m:e>
          <m:sub>
            <m:r>
              <w:rPr>
                <w:rFonts w:ascii="Cambria Math" w:hAnsi="Cambria Math"/>
                <w:lang w:val="vi-VN"/>
              </w:rPr>
              <m:t>t</m:t>
            </m:r>
          </m:sub>
        </m:sSub>
      </m:oMath>
      <w:r w:rsidRPr="001C73BE">
        <w:rPr>
          <w:lang w:val="vi-VN"/>
        </w:rPr>
        <w:t xml:space="preserve"> được tính toán bằng cách kết hợp trạng thái ẩn ứng viên với trạng thái ẩn từ bước thời gian trước đó, điều chỉnh bởi cổng cập nhật:</w:t>
      </w:r>
    </w:p>
    <w:p w14:paraId="47A76641" w14:textId="3EB51CFE" w:rsidR="000A77B4" w:rsidRPr="00821325" w:rsidRDefault="00672B17" w:rsidP="000A77B4">
      <w:pPr>
        <w:pStyle w:val="ListParagraph"/>
        <w:numPr>
          <w:ilvl w:val="0"/>
          <w:numId w:val="33"/>
        </w:numPr>
        <w:spacing w:line="276" w:lineRule="auto"/>
        <w:rPr>
          <w:lang w:val="vi-VN"/>
        </w:rPr>
      </w:pPr>
      <w:r w:rsidRPr="00E31E8D">
        <w:rPr>
          <w:lang w:val="vi-VN"/>
        </w:rPr>
        <w:t xml:space="preserve">Trạng thái ẩn </w:t>
      </w:r>
      <w:r w:rsidR="00821325" w:rsidRPr="00821325">
        <w:rPr>
          <w:lang w:val="vi-VN"/>
        </w:rPr>
        <w:t>hiện tại</w:t>
      </w:r>
      <w:r w:rsidR="000A77B4" w:rsidRPr="00E31E8D">
        <w:rPr>
          <w:lang w:val="vi-VN"/>
        </w:rPr>
        <w:t>:</w:t>
      </w:r>
    </w:p>
    <w:p w14:paraId="614F8C85" w14:textId="5D5FC57F" w:rsidR="005E6A57" w:rsidRPr="005E6A57" w:rsidRDefault="002561DD" w:rsidP="000A77B4">
      <w:pPr>
        <w:pStyle w:val="ListParagraph"/>
        <w:spacing w:line="276" w:lineRule="auto"/>
        <w:rPr>
          <w:lang w:val="vi-VN"/>
        </w:rPr>
      </w:pPr>
      <m:oMathPara>
        <m:oMath>
          <m:sSub>
            <m:sSubPr>
              <m:ctrlPr>
                <w:rPr>
                  <w:rFonts w:ascii="Cambria Math" w:hAnsi="Cambria Math"/>
                  <w:lang w:val="vi-VN"/>
                </w:rPr>
              </m:ctrlPr>
            </m:sSubPr>
            <m:e>
              <m:r>
                <w:rPr>
                  <w:rFonts w:ascii="Cambria Math" w:hAnsi="Cambria Math"/>
                  <w:lang w:val="vi-VN"/>
                </w:rPr>
                <m:t>h</m:t>
              </m:r>
            </m:e>
            <m:sub>
              <m:r>
                <w:rPr>
                  <w:rFonts w:ascii="Cambria Math" w:hAnsi="Cambria Math"/>
                  <w:lang w:val="vi-VN"/>
                </w:rPr>
                <m:t>t</m:t>
              </m:r>
            </m:sub>
          </m:sSub>
          <m:r>
            <w:rPr>
              <w:rFonts w:ascii="Cambria Math" w:hAnsi="Cambria Math"/>
              <w:lang w:val="vi-VN"/>
            </w:rPr>
            <m:t>=(1-</m:t>
          </m:r>
          <m:sSub>
            <m:sSubPr>
              <m:ctrlPr>
                <w:rPr>
                  <w:rFonts w:ascii="Cambria Math" w:hAnsi="Cambria Math"/>
                  <w:lang w:val="vi-VN"/>
                </w:rPr>
              </m:ctrlPr>
            </m:sSubPr>
            <m:e>
              <m:r>
                <w:rPr>
                  <w:rFonts w:ascii="Cambria Math" w:hAnsi="Cambria Math"/>
                  <w:lang w:val="vi-VN"/>
                </w:rPr>
                <m:t>z</m:t>
              </m:r>
            </m:e>
            <m:sub>
              <m:r>
                <w:rPr>
                  <w:rFonts w:ascii="Cambria Math" w:hAnsi="Cambria Math"/>
                  <w:lang w:val="vi-VN"/>
                </w:rPr>
                <m:t>t</m:t>
              </m:r>
            </m:sub>
          </m:sSub>
          <m:r>
            <w:rPr>
              <w:rFonts w:ascii="Cambria Math" w:hAnsi="Cambria Math"/>
              <w:lang w:val="vi-VN"/>
            </w:rPr>
            <m:t>)*</m:t>
          </m:r>
          <m:sSub>
            <m:sSubPr>
              <m:ctrlPr>
                <w:rPr>
                  <w:rFonts w:ascii="Cambria Math" w:hAnsi="Cambria Math"/>
                  <w:lang w:val="vi-VN"/>
                </w:rPr>
              </m:ctrlPr>
            </m:sSubPr>
            <m:e>
              <m:r>
                <w:rPr>
                  <w:rFonts w:ascii="Cambria Math" w:hAnsi="Cambria Math"/>
                  <w:lang w:val="vi-VN"/>
                </w:rPr>
                <m:t>a</m:t>
              </m:r>
            </m:e>
            <m:sub>
              <m:r>
                <w:rPr>
                  <w:rFonts w:ascii="Cambria Math" w:hAnsi="Cambria Math"/>
                  <w:lang w:val="vi-VN"/>
                </w:rPr>
                <m:t>t</m:t>
              </m:r>
            </m:sub>
          </m:sSub>
          <m:r>
            <w:rPr>
              <w:rFonts w:ascii="Cambria Math" w:hAnsi="Cambria Math"/>
              <w:lang w:val="vi-VN"/>
            </w:rPr>
            <m:t>+</m:t>
          </m:r>
          <m:sSub>
            <m:sSubPr>
              <m:ctrlPr>
                <w:rPr>
                  <w:rFonts w:ascii="Cambria Math" w:hAnsi="Cambria Math"/>
                  <w:lang w:val="vi-VN"/>
                </w:rPr>
              </m:ctrlPr>
            </m:sSubPr>
            <m:e>
              <m:r>
                <w:rPr>
                  <w:rFonts w:ascii="Cambria Math" w:hAnsi="Cambria Math"/>
                  <w:lang w:val="vi-VN"/>
                </w:rPr>
                <m:t>z</m:t>
              </m:r>
            </m:e>
            <m:sub>
              <m:r>
                <w:rPr>
                  <w:rFonts w:ascii="Cambria Math" w:hAnsi="Cambria Math"/>
                  <w:lang w:val="vi-VN"/>
                </w:rPr>
                <m:t>t</m:t>
              </m:r>
            </m:sub>
          </m:sSub>
          <m:r>
            <w:rPr>
              <w:rFonts w:ascii="Cambria Math" w:hAnsi="Cambria Math"/>
              <w:lang w:val="vi-VN"/>
            </w:rPr>
            <m:t>*</m:t>
          </m:r>
          <m:sSub>
            <m:sSubPr>
              <m:ctrlPr>
                <w:rPr>
                  <w:rFonts w:ascii="Cambria Math" w:hAnsi="Cambria Math"/>
                  <w:lang w:val="vi-VN"/>
                </w:rPr>
              </m:ctrlPr>
            </m:sSubPr>
            <m:e>
              <m:r>
                <w:rPr>
                  <w:rFonts w:ascii="Cambria Math" w:hAnsi="Cambria Math"/>
                  <w:lang w:val="vi-VN"/>
                </w:rPr>
                <m:t>h</m:t>
              </m:r>
            </m:e>
            <m:sub>
              <m:r>
                <w:rPr>
                  <w:rFonts w:ascii="Cambria Math" w:hAnsi="Cambria Math"/>
                  <w:lang w:val="vi-VN"/>
                </w:rPr>
                <m:t>t-1</m:t>
              </m:r>
            </m:sub>
          </m:sSub>
        </m:oMath>
      </m:oMathPara>
    </w:p>
    <w:p w14:paraId="35CBF913" w14:textId="6A18DF67" w:rsidR="005E6A57" w:rsidRPr="00E24F3C" w:rsidRDefault="005E6A57" w:rsidP="005E6A57">
      <w:pPr>
        <w:pStyle w:val="ListParagraph"/>
        <w:spacing w:line="276" w:lineRule="auto"/>
        <w:ind w:left="0" w:firstLine="426"/>
        <w:rPr>
          <w:lang w:val="vi-VN"/>
        </w:rPr>
      </w:pPr>
      <w:r w:rsidRPr="005E6A57">
        <w:rPr>
          <w:lang w:val="vi-VN"/>
        </w:rPr>
        <w:t>Để tối ưu hoá tham số, nhóm sử dụng</w:t>
      </w:r>
      <w:r w:rsidR="00B173AC" w:rsidRPr="00B173AC">
        <w:rPr>
          <w:lang w:val="vi-VN"/>
        </w:rPr>
        <w:t xml:space="preserve"> kỹ thuật</w:t>
      </w:r>
      <w:r w:rsidRPr="005E6A57">
        <w:rPr>
          <w:lang w:val="vi-VN"/>
        </w:rPr>
        <w:t xml:space="preserve"> </w:t>
      </w:r>
      <w:r w:rsidR="00094203" w:rsidRPr="00094203">
        <w:rPr>
          <w:lang w:val="vi-VN"/>
        </w:rPr>
        <w:t xml:space="preserve">Random search </w:t>
      </w:r>
      <w:r w:rsidR="007E610E" w:rsidRPr="007E610E">
        <w:rPr>
          <w:lang w:val="vi-VN"/>
        </w:rPr>
        <w:t xml:space="preserve">và các phương pháp ngăn ngừa overfitting </w:t>
      </w:r>
      <w:r w:rsidRPr="005E6A57">
        <w:rPr>
          <w:lang w:val="vi-VN"/>
        </w:rPr>
        <w:t xml:space="preserve">để tìm các ngẫu nhiên </w:t>
      </w:r>
      <w:r w:rsidR="00E84B6F" w:rsidRPr="00E84B6F">
        <w:rPr>
          <w:lang w:val="vi-VN"/>
        </w:rPr>
        <w:t xml:space="preserve">để tìm các tham số </w:t>
      </w:r>
      <w:r w:rsidR="005427EC" w:rsidRPr="005427EC">
        <w:rPr>
          <w:lang w:val="vi-VN"/>
        </w:rPr>
        <w:t xml:space="preserve">để huấn luyện trên tập train và đánh giá </w:t>
      </w:r>
      <w:r w:rsidR="007E610E" w:rsidRPr="007E610E">
        <w:rPr>
          <w:lang w:val="vi-VN"/>
        </w:rPr>
        <w:t xml:space="preserve">độ chính xác dựa trên tập </w:t>
      </w:r>
      <w:r w:rsidR="005427EC" w:rsidRPr="005427EC">
        <w:rPr>
          <w:lang w:val="vi-VN"/>
        </w:rPr>
        <w:t>val</w:t>
      </w:r>
      <w:r w:rsidR="007E610E" w:rsidRPr="007E610E">
        <w:rPr>
          <w:lang w:val="vi-VN"/>
        </w:rPr>
        <w:t>idate dựa vào phương pháp đánh giá</w:t>
      </w:r>
      <w:r w:rsidR="00582531" w:rsidRPr="00582531">
        <w:rPr>
          <w:lang w:val="vi-VN"/>
        </w:rPr>
        <w:t xml:space="preserve"> MAPE</w:t>
      </w:r>
      <w:r w:rsidR="00750236" w:rsidRPr="00750236">
        <w:rPr>
          <w:lang w:val="vi-VN"/>
        </w:rPr>
        <w:t xml:space="preserve"> </w:t>
      </w:r>
      <w:r w:rsidR="0096685A" w:rsidRPr="0096685A">
        <w:rPr>
          <w:lang w:val="vi-VN"/>
        </w:rPr>
        <w:t xml:space="preserve">để chọn </w:t>
      </w:r>
      <w:r w:rsidR="00750236" w:rsidRPr="00750236">
        <w:rPr>
          <w:lang w:val="vi-VN"/>
        </w:rPr>
        <w:t>tham số tốt nhất</w:t>
      </w:r>
      <w:r w:rsidR="00E24F3C" w:rsidRPr="00E24F3C">
        <w:rPr>
          <w:lang w:val="vi-VN"/>
        </w:rPr>
        <w:t xml:space="preserve"> trong mạng lưới tham số được thiết lập.</w:t>
      </w:r>
    </w:p>
    <w:p w14:paraId="5992A13A" w14:textId="61691D53" w:rsidR="00B57413" w:rsidRPr="00A27799" w:rsidRDefault="00B57413" w:rsidP="00E133E2">
      <w:pPr>
        <w:pStyle w:val="Heading2"/>
        <w:tabs>
          <w:tab w:val="clear" w:pos="3763"/>
          <w:tab w:val="num" w:pos="288"/>
        </w:tabs>
        <w:spacing w:line="276" w:lineRule="auto"/>
        <w:ind w:left="284"/>
        <w:rPr>
          <w:lang w:val="vi-VN"/>
        </w:rPr>
      </w:pPr>
      <w:r w:rsidRPr="00A27799">
        <w:rPr>
          <w:lang w:val="vi-VN"/>
        </w:rPr>
        <w:t>ARIMA</w:t>
      </w:r>
    </w:p>
    <w:p w14:paraId="2F3E5F06" w14:textId="5EAC61E0" w:rsidR="006812D4" w:rsidRPr="004D2EDE" w:rsidRDefault="006812D4" w:rsidP="00E133E2">
      <w:pPr>
        <w:spacing w:line="276" w:lineRule="auto"/>
        <w:ind w:firstLine="284"/>
        <w:rPr>
          <w:lang w:val="vi-VN"/>
        </w:rPr>
      </w:pPr>
      <w:r w:rsidRPr="00CA5BFB">
        <w:rPr>
          <w:lang w:val="vi-VN"/>
        </w:rPr>
        <w:t>Trong một mô hình</w:t>
      </w:r>
      <w:r w:rsidRPr="004D2EDE">
        <w:rPr>
          <w:lang w:val="vi-VN"/>
        </w:rPr>
        <w:t xml:space="preserve"> ARIMA, giá trị tương lai của một biến được giả định là một hàm tuyến tính của một số quan sát quá khứ cộng với các lỗi ngẫu nhiên. Hàm tuyến tính này dựa trên ba thành phần tham số: tự hồi quy (AR), tích </w:t>
      </w:r>
      <w:r w:rsidR="00010BDC" w:rsidRPr="004D2EDE">
        <w:rPr>
          <w:lang w:val="vi-VN"/>
        </w:rPr>
        <w:t xml:space="preserve">hợp sai </w:t>
      </w:r>
      <w:r w:rsidRPr="004D2EDE">
        <w:rPr>
          <w:lang w:val="vi-VN"/>
        </w:rPr>
        <w:t xml:space="preserve">phân (I) và trung bình </w:t>
      </w:r>
      <w:r w:rsidR="00010BDC" w:rsidRPr="004D2EDE">
        <w:rPr>
          <w:lang w:val="vi-VN"/>
        </w:rPr>
        <w:t>trượt</w:t>
      </w:r>
      <w:r w:rsidRPr="004D2EDE">
        <w:rPr>
          <w:lang w:val="vi-VN"/>
        </w:rPr>
        <w:t xml:space="preserve"> (MA) [</w:t>
      </w:r>
      <w:r w:rsidR="00B03936" w:rsidRPr="00B976AA">
        <w:rPr>
          <w:lang w:val="vi-VN"/>
        </w:rPr>
        <w:t>15</w:t>
      </w:r>
      <w:r w:rsidRPr="004D2EDE">
        <w:rPr>
          <w:lang w:val="vi-VN"/>
        </w:rPr>
        <w:t>]. Mô hình ARIMA có thể được ký hiệu là ARIMA(p, d, q), trong đó p là số lượng thành phần tự hồi quy, d là số lượng sự khác biệt không mùa và q là số lượng lỗi dự báo trễ trong phương trình dự đoán</w:t>
      </w:r>
      <w:r w:rsidR="00010BDC" w:rsidRPr="004D2EDE">
        <w:rPr>
          <w:lang w:val="vi-VN"/>
        </w:rPr>
        <w:t xml:space="preserve"> [</w:t>
      </w:r>
      <w:r w:rsidR="00B03936" w:rsidRPr="00B976AA">
        <w:rPr>
          <w:lang w:val="vi-VN"/>
        </w:rPr>
        <w:t>16</w:t>
      </w:r>
      <w:r w:rsidR="00010BDC" w:rsidRPr="004D2EDE">
        <w:rPr>
          <w:lang w:val="vi-VN"/>
        </w:rPr>
        <w:t>]</w:t>
      </w:r>
      <w:r w:rsidRPr="004D2EDE">
        <w:rPr>
          <w:lang w:val="vi-VN"/>
        </w:rPr>
        <w:t>.</w:t>
      </w:r>
      <w:r w:rsidR="00752285" w:rsidRPr="004D2EDE">
        <w:rPr>
          <w:lang w:val="vi-VN"/>
        </w:rPr>
        <w:t xml:space="preserve"> </w:t>
      </w:r>
      <w:r w:rsidR="000C2EA3" w:rsidRPr="004D2EDE">
        <w:rPr>
          <w:lang w:val="vi-VN"/>
        </w:rPr>
        <w:t>Giá trị tương lai của một biến trong ARIMA được biểu thị như sau:</w:t>
      </w:r>
    </w:p>
    <w:p w14:paraId="2A708B05" w14:textId="717C5D9D" w:rsidR="000C2EA3" w:rsidRPr="0085744E" w:rsidRDefault="00010BDC" w:rsidP="00E133E2">
      <w:pPr>
        <w:spacing w:line="276" w:lineRule="auto"/>
        <w:rPr>
          <w:sz w:val="18"/>
          <w:szCs w:val="18"/>
          <w:lang w:val="vi-VN"/>
        </w:rPr>
      </w:pPr>
      <m:oMathPara>
        <m:oMath>
          <m:r>
            <w:rPr>
              <w:rFonts w:ascii="Cambria Math" w:hAnsi="Cambria Math"/>
              <w:sz w:val="18"/>
              <w:szCs w:val="18"/>
              <w:lang w:val="vi-VN"/>
            </w:rPr>
            <m:t>y</m:t>
          </m:r>
          <m:d>
            <m:dPr>
              <m:ctrlPr>
                <w:rPr>
                  <w:rFonts w:ascii="Cambria Math" w:hAnsi="Cambria Math"/>
                  <w:i/>
                  <w:sz w:val="18"/>
                  <w:szCs w:val="18"/>
                  <w:lang w:val="vi-VN"/>
                </w:rPr>
              </m:ctrlPr>
            </m:dPr>
            <m:e>
              <m:r>
                <w:rPr>
                  <w:rFonts w:ascii="Cambria Math" w:hAnsi="Cambria Math"/>
                  <w:sz w:val="18"/>
                  <w:szCs w:val="18"/>
                  <w:lang w:val="vi-VN"/>
                </w:rPr>
                <m:t>t</m:t>
              </m:r>
            </m:e>
          </m:d>
          <m:r>
            <w:rPr>
              <w:rFonts w:ascii="Cambria Math" w:hAnsi="Cambria Math"/>
              <w:sz w:val="18"/>
              <w:szCs w:val="18"/>
              <w:lang w:val="vi-VN"/>
            </w:rPr>
            <m:t xml:space="preserve">= </m:t>
          </m:r>
          <m:sSub>
            <m:sSubPr>
              <m:ctrlPr>
                <w:rPr>
                  <w:rFonts w:ascii="Cambria Math" w:hAnsi="Cambria Math"/>
                  <w:i/>
                  <w:sz w:val="18"/>
                  <w:szCs w:val="18"/>
                  <w:lang w:val="vi-VN"/>
                </w:rPr>
              </m:ctrlPr>
            </m:sSubPr>
            <m:e>
              <m:r>
                <w:rPr>
                  <w:rFonts w:ascii="Cambria Math" w:hAnsi="Cambria Math"/>
                  <w:sz w:val="18"/>
                  <w:szCs w:val="18"/>
                  <w:lang w:val="vi-VN"/>
                </w:rPr>
                <m:t>∅</m:t>
              </m:r>
            </m:e>
            <m:sub>
              <m:r>
                <w:rPr>
                  <w:rFonts w:ascii="Cambria Math" w:hAnsi="Cambria Math"/>
                  <w:sz w:val="18"/>
                  <w:szCs w:val="18"/>
                  <w:lang w:val="vi-VN"/>
                </w:rPr>
                <m:t>0</m:t>
              </m:r>
            </m:sub>
          </m:sSub>
          <m:r>
            <w:rPr>
              <w:rFonts w:ascii="Cambria Math" w:hAnsi="Cambria Math"/>
              <w:sz w:val="18"/>
              <w:szCs w:val="18"/>
              <w:lang w:val="vi-VN"/>
            </w:rPr>
            <m:t>+</m:t>
          </m:r>
          <m:sSub>
            <m:sSubPr>
              <m:ctrlPr>
                <w:rPr>
                  <w:rFonts w:ascii="Cambria Math" w:hAnsi="Cambria Math"/>
                  <w:i/>
                  <w:sz w:val="18"/>
                  <w:szCs w:val="18"/>
                  <w:lang w:val="vi-VN"/>
                </w:rPr>
              </m:ctrlPr>
            </m:sSubPr>
            <m:e>
              <m:r>
                <w:rPr>
                  <w:rFonts w:ascii="Cambria Math" w:hAnsi="Cambria Math"/>
                  <w:sz w:val="18"/>
                  <w:szCs w:val="18"/>
                  <w:lang w:val="vi-VN"/>
                </w:rPr>
                <m:t>∅</m:t>
              </m:r>
            </m:e>
            <m:sub>
              <m:r>
                <w:rPr>
                  <w:rFonts w:ascii="Cambria Math" w:hAnsi="Cambria Math"/>
                  <w:sz w:val="18"/>
                  <w:szCs w:val="18"/>
                  <w:lang w:val="vi-VN"/>
                </w:rPr>
                <m:t>1</m:t>
              </m:r>
            </m:sub>
          </m:sSub>
          <m:sSub>
            <m:sSubPr>
              <m:ctrlPr>
                <w:rPr>
                  <w:rFonts w:ascii="Cambria Math" w:hAnsi="Cambria Math"/>
                  <w:i/>
                  <w:sz w:val="18"/>
                  <w:szCs w:val="18"/>
                  <w:lang w:val="vi-VN"/>
                </w:rPr>
              </m:ctrlPr>
            </m:sSubPr>
            <m:e>
              <m:r>
                <w:rPr>
                  <w:rFonts w:ascii="Cambria Math" w:hAnsi="Cambria Math"/>
                  <w:sz w:val="18"/>
                  <w:szCs w:val="18"/>
                  <w:lang w:val="vi-VN"/>
                </w:rPr>
                <m:t>y</m:t>
              </m:r>
            </m:e>
            <m:sub>
              <m:r>
                <w:rPr>
                  <w:rFonts w:ascii="Cambria Math" w:hAnsi="Cambria Math"/>
                  <w:sz w:val="18"/>
                  <w:szCs w:val="18"/>
                  <w:lang w:val="vi-VN"/>
                </w:rPr>
                <m:t>t-1</m:t>
              </m:r>
            </m:sub>
          </m:sSub>
          <m:r>
            <w:rPr>
              <w:rFonts w:ascii="Cambria Math" w:hAnsi="Cambria Math"/>
              <w:sz w:val="18"/>
              <w:szCs w:val="18"/>
              <w:lang w:val="vi-VN"/>
            </w:rPr>
            <m:t>+</m:t>
          </m:r>
          <m:sSub>
            <m:sSubPr>
              <m:ctrlPr>
                <w:rPr>
                  <w:rFonts w:ascii="Cambria Math" w:hAnsi="Cambria Math"/>
                  <w:i/>
                  <w:sz w:val="18"/>
                  <w:szCs w:val="18"/>
                  <w:lang w:val="vi-VN"/>
                </w:rPr>
              </m:ctrlPr>
            </m:sSubPr>
            <m:e>
              <m:r>
                <w:rPr>
                  <w:rFonts w:ascii="Cambria Math" w:hAnsi="Cambria Math"/>
                  <w:sz w:val="18"/>
                  <w:szCs w:val="18"/>
                  <w:lang w:val="vi-VN"/>
                </w:rPr>
                <m:t>∅</m:t>
              </m:r>
            </m:e>
            <m:sub>
              <m:r>
                <w:rPr>
                  <w:rFonts w:ascii="Cambria Math" w:hAnsi="Cambria Math"/>
                  <w:sz w:val="18"/>
                  <w:szCs w:val="18"/>
                  <w:lang w:val="vi-VN"/>
                </w:rPr>
                <m:t>2</m:t>
              </m:r>
            </m:sub>
          </m:sSub>
          <m:sSub>
            <m:sSubPr>
              <m:ctrlPr>
                <w:rPr>
                  <w:rFonts w:ascii="Cambria Math" w:hAnsi="Cambria Math"/>
                  <w:i/>
                  <w:sz w:val="18"/>
                  <w:szCs w:val="18"/>
                  <w:lang w:val="vi-VN"/>
                </w:rPr>
              </m:ctrlPr>
            </m:sSubPr>
            <m:e>
              <m:r>
                <w:rPr>
                  <w:rFonts w:ascii="Cambria Math" w:hAnsi="Cambria Math"/>
                  <w:sz w:val="18"/>
                  <w:szCs w:val="18"/>
                  <w:lang w:val="vi-VN"/>
                </w:rPr>
                <m:t>y</m:t>
              </m:r>
            </m:e>
            <m:sub>
              <m:r>
                <w:rPr>
                  <w:rFonts w:ascii="Cambria Math" w:hAnsi="Cambria Math"/>
                  <w:sz w:val="18"/>
                  <w:szCs w:val="18"/>
                  <w:lang w:val="vi-VN"/>
                </w:rPr>
                <m:t>t-2</m:t>
              </m:r>
            </m:sub>
          </m:sSub>
          <m:r>
            <w:rPr>
              <w:rFonts w:ascii="Cambria Math" w:hAnsi="Cambria Math"/>
              <w:sz w:val="18"/>
              <w:szCs w:val="18"/>
              <w:lang w:val="vi-VN"/>
            </w:rPr>
            <m:t>+…+</m:t>
          </m:r>
          <m:sSub>
            <m:sSubPr>
              <m:ctrlPr>
                <w:rPr>
                  <w:rFonts w:ascii="Cambria Math" w:hAnsi="Cambria Math"/>
                  <w:i/>
                  <w:sz w:val="18"/>
                  <w:szCs w:val="18"/>
                  <w:lang w:val="vi-VN"/>
                </w:rPr>
              </m:ctrlPr>
            </m:sSubPr>
            <m:e>
              <m:r>
                <w:rPr>
                  <w:rFonts w:ascii="Cambria Math" w:hAnsi="Cambria Math"/>
                  <w:sz w:val="18"/>
                  <w:szCs w:val="18"/>
                  <w:lang w:val="vi-VN"/>
                </w:rPr>
                <m:t>∅</m:t>
              </m:r>
            </m:e>
            <m:sub>
              <m:r>
                <w:rPr>
                  <w:rFonts w:ascii="Cambria Math" w:hAnsi="Cambria Math"/>
                  <w:sz w:val="18"/>
                  <w:szCs w:val="18"/>
                  <w:lang w:val="vi-VN"/>
                </w:rPr>
                <m:t>p</m:t>
              </m:r>
            </m:sub>
          </m:sSub>
          <m:sSub>
            <m:sSubPr>
              <m:ctrlPr>
                <w:rPr>
                  <w:rFonts w:ascii="Cambria Math" w:hAnsi="Cambria Math"/>
                  <w:i/>
                  <w:sz w:val="18"/>
                  <w:szCs w:val="18"/>
                  <w:lang w:val="vi-VN"/>
                </w:rPr>
              </m:ctrlPr>
            </m:sSubPr>
            <m:e>
              <m:r>
                <w:rPr>
                  <w:rFonts w:ascii="Cambria Math" w:hAnsi="Cambria Math"/>
                  <w:sz w:val="18"/>
                  <w:szCs w:val="18"/>
                  <w:lang w:val="vi-VN"/>
                </w:rPr>
                <m:t>y</m:t>
              </m:r>
            </m:e>
            <m:sub>
              <m:r>
                <w:rPr>
                  <w:rFonts w:ascii="Cambria Math" w:hAnsi="Cambria Math"/>
                  <w:sz w:val="18"/>
                  <w:szCs w:val="18"/>
                  <w:lang w:val="vi-VN"/>
                </w:rPr>
                <m:t>t-p</m:t>
              </m:r>
            </m:sub>
          </m:sSub>
          <m:r>
            <w:rPr>
              <w:rFonts w:ascii="Cambria Math" w:hAnsi="Cambria Math"/>
              <w:sz w:val="18"/>
              <w:szCs w:val="18"/>
              <w:lang w:val="vi-VN"/>
            </w:rPr>
            <m:t xml:space="preserve">+ </m:t>
          </m:r>
          <m:sSub>
            <m:sSubPr>
              <m:ctrlPr>
                <w:rPr>
                  <w:rFonts w:ascii="Cambria Math" w:hAnsi="Cambria Math"/>
                  <w:i/>
                  <w:sz w:val="18"/>
                  <w:szCs w:val="18"/>
                  <w:lang w:val="vi-VN"/>
                </w:rPr>
              </m:ctrlPr>
            </m:sSubPr>
            <m:e>
              <m:r>
                <w:rPr>
                  <w:rFonts w:ascii="Cambria Math" w:hAnsi="Cambria Math"/>
                  <w:sz w:val="18"/>
                  <w:szCs w:val="18"/>
                  <w:lang w:val="vi-VN"/>
                </w:rPr>
                <m:t>ε</m:t>
              </m:r>
            </m:e>
            <m:sub>
              <m:r>
                <w:rPr>
                  <w:rFonts w:ascii="Cambria Math" w:hAnsi="Cambria Math"/>
                  <w:sz w:val="18"/>
                  <w:szCs w:val="18"/>
                  <w:lang w:val="vi-VN"/>
                </w:rPr>
                <m:t>t</m:t>
              </m:r>
            </m:sub>
          </m:sSub>
          <m:r>
            <w:rPr>
              <w:rFonts w:ascii="Cambria Math" w:hAnsi="Cambria Math"/>
              <w:sz w:val="18"/>
              <w:szCs w:val="18"/>
              <w:lang w:val="vi-VN"/>
            </w:rPr>
            <m:t>-</m:t>
          </m:r>
          <m:sSub>
            <m:sSubPr>
              <m:ctrlPr>
                <w:rPr>
                  <w:rFonts w:ascii="Cambria Math" w:hAnsi="Cambria Math"/>
                  <w:i/>
                  <w:sz w:val="18"/>
                  <w:szCs w:val="18"/>
                  <w:lang w:val="vi-VN"/>
                </w:rPr>
              </m:ctrlPr>
            </m:sSubPr>
            <m:e>
              <m:r>
                <w:rPr>
                  <w:rFonts w:ascii="Cambria Math" w:hAnsi="Cambria Math"/>
                  <w:sz w:val="18"/>
                  <w:szCs w:val="18"/>
                  <w:lang w:val="vi-VN"/>
                </w:rPr>
                <m:t>θ</m:t>
              </m:r>
            </m:e>
            <m:sub>
              <m:r>
                <w:rPr>
                  <w:rFonts w:ascii="Cambria Math" w:hAnsi="Cambria Math"/>
                  <w:sz w:val="18"/>
                  <w:szCs w:val="18"/>
                  <w:lang w:val="vi-VN"/>
                </w:rPr>
                <m:t>1</m:t>
              </m:r>
            </m:sub>
          </m:sSub>
          <m:sSub>
            <m:sSubPr>
              <m:ctrlPr>
                <w:rPr>
                  <w:rFonts w:ascii="Cambria Math" w:hAnsi="Cambria Math"/>
                  <w:i/>
                  <w:sz w:val="18"/>
                  <w:szCs w:val="18"/>
                  <w:lang w:val="vi-VN"/>
                </w:rPr>
              </m:ctrlPr>
            </m:sSubPr>
            <m:e>
              <m:r>
                <w:rPr>
                  <w:rFonts w:ascii="Cambria Math" w:hAnsi="Cambria Math"/>
                  <w:sz w:val="18"/>
                  <w:szCs w:val="18"/>
                  <w:lang w:val="vi-VN"/>
                </w:rPr>
                <m:t>ε</m:t>
              </m:r>
            </m:e>
            <m:sub>
              <m:r>
                <w:rPr>
                  <w:rFonts w:ascii="Cambria Math" w:hAnsi="Cambria Math"/>
                  <w:sz w:val="18"/>
                  <w:szCs w:val="18"/>
                  <w:lang w:val="vi-VN"/>
                </w:rPr>
                <m:t>t-1</m:t>
              </m:r>
            </m:sub>
          </m:sSub>
          <m:r>
            <w:rPr>
              <w:rFonts w:ascii="Cambria Math" w:hAnsi="Cambria Math"/>
              <w:sz w:val="18"/>
              <w:szCs w:val="18"/>
              <w:lang w:val="vi-VN"/>
            </w:rPr>
            <m:t>-</m:t>
          </m:r>
          <m:sSub>
            <m:sSubPr>
              <m:ctrlPr>
                <w:rPr>
                  <w:rFonts w:ascii="Cambria Math" w:hAnsi="Cambria Math"/>
                  <w:i/>
                  <w:sz w:val="18"/>
                  <w:szCs w:val="18"/>
                  <w:lang w:val="vi-VN"/>
                </w:rPr>
              </m:ctrlPr>
            </m:sSubPr>
            <m:e>
              <m:r>
                <w:rPr>
                  <w:rFonts w:ascii="Cambria Math" w:hAnsi="Cambria Math"/>
                  <w:sz w:val="18"/>
                  <w:szCs w:val="18"/>
                  <w:lang w:val="vi-VN"/>
                </w:rPr>
                <m:t>θ</m:t>
              </m:r>
            </m:e>
            <m:sub>
              <m:r>
                <w:rPr>
                  <w:rFonts w:ascii="Cambria Math" w:hAnsi="Cambria Math"/>
                  <w:sz w:val="18"/>
                  <w:szCs w:val="18"/>
                  <w:lang w:val="vi-VN"/>
                </w:rPr>
                <m:t>2</m:t>
              </m:r>
            </m:sub>
          </m:sSub>
          <m:sSub>
            <m:sSubPr>
              <m:ctrlPr>
                <w:rPr>
                  <w:rFonts w:ascii="Cambria Math" w:hAnsi="Cambria Math"/>
                  <w:i/>
                  <w:sz w:val="18"/>
                  <w:szCs w:val="18"/>
                  <w:lang w:val="vi-VN"/>
                </w:rPr>
              </m:ctrlPr>
            </m:sSubPr>
            <m:e>
              <m:r>
                <w:rPr>
                  <w:rFonts w:ascii="Cambria Math" w:hAnsi="Cambria Math"/>
                  <w:sz w:val="18"/>
                  <w:szCs w:val="18"/>
                  <w:lang w:val="vi-VN"/>
                </w:rPr>
                <m:t>ε</m:t>
              </m:r>
            </m:e>
            <m:sub>
              <m:r>
                <w:rPr>
                  <w:rFonts w:ascii="Cambria Math" w:hAnsi="Cambria Math"/>
                  <w:sz w:val="18"/>
                  <w:szCs w:val="18"/>
                  <w:lang w:val="vi-VN"/>
                </w:rPr>
                <m:t>t-2</m:t>
              </m:r>
            </m:sub>
          </m:sSub>
          <m:r>
            <w:rPr>
              <w:rFonts w:ascii="Cambria Math" w:hAnsi="Cambria Math"/>
              <w:sz w:val="18"/>
              <w:szCs w:val="18"/>
              <w:lang w:val="vi-VN"/>
            </w:rPr>
            <m:t>-…-</m:t>
          </m:r>
          <m:sSub>
            <m:sSubPr>
              <m:ctrlPr>
                <w:rPr>
                  <w:rFonts w:ascii="Cambria Math" w:hAnsi="Cambria Math"/>
                  <w:i/>
                  <w:sz w:val="18"/>
                  <w:szCs w:val="18"/>
                  <w:lang w:val="vi-VN"/>
                </w:rPr>
              </m:ctrlPr>
            </m:sSubPr>
            <m:e>
              <m:r>
                <w:rPr>
                  <w:rFonts w:ascii="Cambria Math" w:hAnsi="Cambria Math"/>
                  <w:sz w:val="18"/>
                  <w:szCs w:val="18"/>
                  <w:lang w:val="vi-VN"/>
                </w:rPr>
                <m:t>θ</m:t>
              </m:r>
            </m:e>
            <m:sub>
              <m:r>
                <w:rPr>
                  <w:rFonts w:ascii="Cambria Math" w:hAnsi="Cambria Math"/>
                  <w:sz w:val="18"/>
                  <w:szCs w:val="18"/>
                  <w:lang w:val="vi-VN"/>
                </w:rPr>
                <m:t>q</m:t>
              </m:r>
            </m:sub>
          </m:sSub>
          <m:sSub>
            <m:sSubPr>
              <m:ctrlPr>
                <w:rPr>
                  <w:rFonts w:ascii="Cambria Math" w:hAnsi="Cambria Math"/>
                  <w:i/>
                  <w:sz w:val="18"/>
                  <w:szCs w:val="18"/>
                  <w:lang w:val="vi-VN"/>
                </w:rPr>
              </m:ctrlPr>
            </m:sSubPr>
            <m:e>
              <m:r>
                <w:rPr>
                  <w:rFonts w:ascii="Cambria Math" w:hAnsi="Cambria Math"/>
                  <w:sz w:val="18"/>
                  <w:szCs w:val="18"/>
                  <w:lang w:val="vi-VN"/>
                </w:rPr>
                <m:t>ε</m:t>
              </m:r>
            </m:e>
            <m:sub>
              <m:r>
                <w:rPr>
                  <w:rFonts w:ascii="Cambria Math" w:hAnsi="Cambria Math"/>
                  <w:sz w:val="18"/>
                  <w:szCs w:val="18"/>
                  <w:lang w:val="vi-VN"/>
                </w:rPr>
                <m:t>t-q</m:t>
              </m:r>
            </m:sub>
          </m:sSub>
        </m:oMath>
      </m:oMathPara>
    </w:p>
    <w:p w14:paraId="181D3112" w14:textId="77777777" w:rsidR="00CA5BFB" w:rsidRPr="0085744E" w:rsidRDefault="00CA5BFB" w:rsidP="00E133E2">
      <w:pPr>
        <w:spacing w:line="276" w:lineRule="auto"/>
        <w:rPr>
          <w:lang w:val="vi-VN"/>
        </w:rPr>
      </w:pPr>
      <w:r w:rsidRPr="0085744E">
        <w:rPr>
          <w:sz w:val="18"/>
          <w:szCs w:val="18"/>
          <w:lang w:val="vi-VN"/>
        </w:rPr>
        <w:tab/>
      </w:r>
      <w:r w:rsidRPr="0085744E">
        <w:rPr>
          <w:lang w:val="vi-VN"/>
        </w:rPr>
        <w:t>Trong đó:</w:t>
      </w:r>
    </w:p>
    <w:p w14:paraId="12282EC0" w14:textId="4FD9276B" w:rsidR="00E67A33" w:rsidRPr="0085744E" w:rsidRDefault="00CA5BFB" w:rsidP="00E133E2">
      <w:pPr>
        <w:spacing w:line="276" w:lineRule="auto"/>
        <w:rPr>
          <w:lang w:val="vi-VN"/>
        </w:rPr>
      </w:pPr>
      <w:r w:rsidRPr="0085744E">
        <w:rPr>
          <w:lang w:val="vi-VN"/>
        </w:rPr>
        <w:tab/>
      </w:r>
      <w:r w:rsidRPr="0085744E">
        <w:rPr>
          <w:lang w:val="vi-VN"/>
        </w:rPr>
        <w:tab/>
      </w:r>
      <m:oMath>
        <m:r>
          <w:rPr>
            <w:rFonts w:ascii="Cambria Math" w:hAnsi="Cambria Math"/>
            <w:lang w:val="vi-VN"/>
          </w:rPr>
          <m:t>y</m:t>
        </m:r>
        <m:d>
          <m:dPr>
            <m:ctrlPr>
              <w:rPr>
                <w:rFonts w:ascii="Cambria Math" w:hAnsi="Cambria Math"/>
                <w:i/>
                <w:lang w:val="vi-VN"/>
              </w:rPr>
            </m:ctrlPr>
          </m:dPr>
          <m:e>
            <m:r>
              <w:rPr>
                <w:rFonts w:ascii="Cambria Math" w:hAnsi="Cambria Math"/>
                <w:lang w:val="vi-VN"/>
              </w:rPr>
              <m:t>t</m:t>
            </m:r>
          </m:e>
        </m:d>
      </m:oMath>
      <w:r w:rsidR="00B53E27" w:rsidRPr="0085744E">
        <w:rPr>
          <w:lang w:val="vi-VN"/>
        </w:rPr>
        <w:t>: G</w:t>
      </w:r>
      <w:r w:rsidR="00E67A33" w:rsidRPr="0085744E">
        <w:rPr>
          <w:lang w:val="vi-VN"/>
        </w:rPr>
        <w:t>iá trị thực tế.</w:t>
      </w:r>
    </w:p>
    <w:p w14:paraId="485F8789" w14:textId="154F9C87" w:rsidR="00E67A33" w:rsidRPr="0085744E" w:rsidRDefault="00E67A33" w:rsidP="00E133E2">
      <w:pPr>
        <w:spacing w:line="276" w:lineRule="auto"/>
        <w:rPr>
          <w:lang w:val="vi-VN"/>
        </w:rPr>
      </w:pPr>
      <w:r w:rsidRPr="0085744E">
        <w:rPr>
          <w:lang w:val="vi-VN"/>
        </w:rPr>
        <w:tab/>
      </w:r>
      <w:r w:rsidRPr="0085744E">
        <w:rPr>
          <w:lang w:val="vi-VN"/>
        </w:rPr>
        <w:tab/>
      </w:r>
      <m:oMath>
        <m:sSub>
          <m:sSubPr>
            <m:ctrlPr>
              <w:rPr>
                <w:rFonts w:ascii="Cambria Math" w:hAnsi="Cambria Math"/>
                <w:i/>
                <w:lang w:val="vi-VN"/>
              </w:rPr>
            </m:ctrlPr>
          </m:sSubPr>
          <m:e>
            <m:r>
              <w:rPr>
                <w:rFonts w:ascii="Cambria Math" w:hAnsi="Cambria Math"/>
                <w:lang w:val="vi-VN"/>
              </w:rPr>
              <m:t>ε</m:t>
            </m:r>
          </m:e>
          <m:sub>
            <m:r>
              <w:rPr>
                <w:rFonts w:ascii="Cambria Math" w:hAnsi="Cambria Math"/>
                <w:lang w:val="vi-VN"/>
              </w:rPr>
              <m:t>t</m:t>
            </m:r>
          </m:sub>
        </m:sSub>
      </m:oMath>
      <w:r w:rsidR="0089242A" w:rsidRPr="0085744E">
        <w:rPr>
          <w:lang w:val="vi-VN"/>
        </w:rPr>
        <w:t xml:space="preserve">: </w:t>
      </w:r>
      <w:r w:rsidR="00056FDE" w:rsidRPr="001846D6">
        <w:rPr>
          <w:lang w:val="vi-VN"/>
        </w:rPr>
        <w:t>Sai số</w:t>
      </w:r>
      <w:r w:rsidRPr="0085744E">
        <w:rPr>
          <w:lang w:val="vi-VN"/>
        </w:rPr>
        <w:t xml:space="preserve"> ngẫu nhiên tại thời điểm t.</w:t>
      </w:r>
    </w:p>
    <w:p w14:paraId="366D80F2" w14:textId="1815B1E2" w:rsidR="00CA5BFB" w:rsidRPr="0085744E" w:rsidRDefault="00E67A33" w:rsidP="00E133E2">
      <w:pPr>
        <w:spacing w:line="276" w:lineRule="auto"/>
        <w:rPr>
          <w:lang w:val="vi-VN"/>
        </w:rPr>
      </w:pPr>
      <w:r w:rsidRPr="0085744E">
        <w:rPr>
          <w:lang w:val="vi-VN"/>
        </w:rPr>
        <w:tab/>
      </w:r>
      <w:r w:rsidRPr="0085744E">
        <w:rPr>
          <w:lang w:val="vi-VN"/>
        </w:rPr>
        <w:tab/>
      </w:r>
      <m:oMath>
        <m:sSub>
          <m:sSubPr>
            <m:ctrlPr>
              <w:rPr>
                <w:rFonts w:ascii="Cambria Math" w:hAnsi="Cambria Math"/>
                <w:i/>
                <w:lang w:val="vi-VN"/>
              </w:rPr>
            </m:ctrlPr>
          </m:sSubPr>
          <m:e>
            <m:r>
              <w:rPr>
                <w:rFonts w:ascii="Cambria Math" w:hAnsi="Cambria Math"/>
                <w:lang w:val="vi-VN"/>
              </w:rPr>
              <m:t>∅</m:t>
            </m:r>
          </m:e>
          <m:sub>
            <m:r>
              <w:rPr>
                <w:rFonts w:ascii="Cambria Math" w:hAnsi="Cambria Math"/>
                <w:lang w:val="vi-VN"/>
              </w:rPr>
              <m:t>i</m:t>
            </m:r>
          </m:sub>
        </m:sSub>
      </m:oMath>
      <w:r w:rsidRPr="0085744E">
        <w:rPr>
          <w:lang w:val="vi-VN"/>
        </w:rPr>
        <w:t xml:space="preserve"> và </w:t>
      </w:r>
      <m:oMath>
        <m:sSub>
          <m:sSubPr>
            <m:ctrlPr>
              <w:rPr>
                <w:rFonts w:ascii="Cambria Math" w:hAnsi="Cambria Math"/>
                <w:i/>
                <w:lang w:val="vi-VN"/>
              </w:rPr>
            </m:ctrlPr>
          </m:sSubPr>
          <m:e>
            <m:r>
              <w:rPr>
                <w:rFonts w:ascii="Cambria Math" w:hAnsi="Cambria Math"/>
                <w:lang w:val="vi-VN"/>
              </w:rPr>
              <m:t>θ</m:t>
            </m:r>
          </m:e>
          <m:sub>
            <m:r>
              <w:rPr>
                <w:rFonts w:ascii="Cambria Math" w:hAnsi="Cambria Math"/>
                <w:lang w:val="vi-VN"/>
              </w:rPr>
              <m:t>j</m:t>
            </m:r>
          </m:sub>
        </m:sSub>
      </m:oMath>
      <w:r w:rsidR="000C5468" w:rsidRPr="0085744E">
        <w:rPr>
          <w:lang w:val="vi-VN"/>
        </w:rPr>
        <w:t>: Là c</w:t>
      </w:r>
      <w:r w:rsidRPr="0085744E">
        <w:rPr>
          <w:lang w:val="vi-VN"/>
        </w:rPr>
        <w:t>ác hệ số.</w:t>
      </w:r>
    </w:p>
    <w:p w14:paraId="6D8247EF" w14:textId="63CA16A2" w:rsidR="00B57413" w:rsidRPr="00A27799" w:rsidRDefault="00B57413" w:rsidP="00E133E2">
      <w:pPr>
        <w:pStyle w:val="Heading2"/>
        <w:tabs>
          <w:tab w:val="clear" w:pos="3763"/>
          <w:tab w:val="num" w:pos="288"/>
        </w:tabs>
        <w:spacing w:line="276" w:lineRule="auto"/>
        <w:ind w:left="284"/>
        <w:rPr>
          <w:lang w:val="vi-VN"/>
        </w:rPr>
      </w:pPr>
      <w:r w:rsidRPr="00A27799">
        <w:rPr>
          <w:lang w:val="vi-VN"/>
        </w:rPr>
        <w:t>ETS</w:t>
      </w:r>
    </w:p>
    <w:p w14:paraId="420B5247" w14:textId="4F76789F" w:rsidR="00CD6BE1" w:rsidRPr="00B976AA" w:rsidRDefault="006C4B16" w:rsidP="00E133E2">
      <w:pPr>
        <w:spacing w:line="276" w:lineRule="auto"/>
        <w:ind w:firstLine="288"/>
        <w:rPr>
          <w:lang w:val="vi-VN"/>
        </w:rPr>
      </w:pPr>
      <w:r w:rsidRPr="00B976AA">
        <w:rPr>
          <w:lang w:val="vi-VN"/>
        </w:rPr>
        <w:t>Theo Zhi-Peng và đồng nghiệp</w:t>
      </w:r>
      <w:r w:rsidR="00781644" w:rsidRPr="00B976AA">
        <w:rPr>
          <w:lang w:val="vi-VN"/>
        </w:rPr>
        <w:t>(2008)</w:t>
      </w:r>
      <w:r w:rsidR="00E51778" w:rsidRPr="00B976AA">
        <w:rPr>
          <w:lang w:val="vi-VN"/>
        </w:rPr>
        <w:t xml:space="preserve"> [</w:t>
      </w:r>
      <w:r w:rsidR="00B03936" w:rsidRPr="00B976AA">
        <w:rPr>
          <w:lang w:val="vi-VN"/>
        </w:rPr>
        <w:t>17</w:t>
      </w:r>
      <w:r w:rsidR="00E51778" w:rsidRPr="00B976AA">
        <w:rPr>
          <w:lang w:val="vi-VN"/>
        </w:rPr>
        <w:t xml:space="preserve">] </w:t>
      </w:r>
      <w:r w:rsidR="00B56D0E" w:rsidRPr="00A27799">
        <w:rPr>
          <w:lang w:val="vi-VN"/>
        </w:rPr>
        <w:t>Exponential Smoothing (ETS)</w:t>
      </w:r>
      <w:r w:rsidR="007B43F2" w:rsidRPr="00A27799">
        <w:rPr>
          <w:lang w:val="vi-VN"/>
        </w:rPr>
        <w:t xml:space="preserve"> là một</w:t>
      </w:r>
      <w:r w:rsidR="00C50178" w:rsidRPr="00A27799">
        <w:rPr>
          <w:lang w:val="vi-VN"/>
        </w:rPr>
        <w:t xml:space="preserve"> phương pháp dự báo </w:t>
      </w:r>
      <w:r w:rsidR="00BE7AE2" w:rsidRPr="00A27799">
        <w:rPr>
          <w:lang w:val="vi-VN"/>
        </w:rPr>
        <w:t xml:space="preserve">trong phân tích chuỗi thời gian, </w:t>
      </w:r>
      <w:r w:rsidR="00D233AB" w:rsidRPr="00A27799">
        <w:rPr>
          <w:lang w:val="vi-VN"/>
        </w:rPr>
        <w:t>nơi các</w:t>
      </w:r>
      <w:r w:rsidR="009A69D1" w:rsidRPr="00A27799">
        <w:rPr>
          <w:lang w:val="vi-VN"/>
        </w:rPr>
        <w:t xml:space="preserve"> chuỗi thời gian</w:t>
      </w:r>
      <w:r w:rsidR="00E355C6" w:rsidRPr="00A27799">
        <w:rPr>
          <w:lang w:val="vi-VN"/>
        </w:rPr>
        <w:t xml:space="preserve"> quan sát</w:t>
      </w:r>
      <w:r w:rsidR="00091C2C" w:rsidRPr="00A27799">
        <w:rPr>
          <w:lang w:val="vi-VN"/>
        </w:rPr>
        <w:t xml:space="preserve"> được gán trọng số không đều</w:t>
      </w:r>
      <w:r w:rsidR="00E51778" w:rsidRPr="00B976AA">
        <w:rPr>
          <w:lang w:val="vi-VN"/>
        </w:rPr>
        <w:t>.</w:t>
      </w:r>
    </w:p>
    <w:p w14:paraId="14EC8490" w14:textId="7D580C22" w:rsidR="00302E99" w:rsidRPr="00A27799" w:rsidRDefault="00C21B36" w:rsidP="00E133E2">
      <w:pPr>
        <w:spacing w:line="276" w:lineRule="auto"/>
        <w:ind w:firstLine="288"/>
        <w:rPr>
          <w:lang w:val="vi-VN"/>
        </w:rPr>
      </w:pPr>
      <w:r w:rsidRPr="00A27799">
        <w:rPr>
          <w:lang w:val="vi-VN"/>
        </w:rPr>
        <w:t>Simple Exponential Smoothing</w:t>
      </w:r>
      <w:r w:rsidR="00F33C5C" w:rsidRPr="00A27799">
        <w:rPr>
          <w:lang w:val="vi-VN"/>
        </w:rPr>
        <w:t xml:space="preserve"> (SES)</w:t>
      </w:r>
      <w:r w:rsidRPr="00A27799">
        <w:rPr>
          <w:lang w:val="vi-VN"/>
        </w:rPr>
        <w:t xml:space="preserve"> </w:t>
      </w:r>
      <w:r w:rsidR="00451394" w:rsidRPr="00A27799">
        <w:rPr>
          <w:lang w:val="vi-VN"/>
        </w:rPr>
        <w:t>gán các trọng số giảm dần theo thời gian.</w:t>
      </w:r>
      <w:r w:rsidR="00E96510" w:rsidRPr="00A27799">
        <w:rPr>
          <w:lang w:val="vi-VN"/>
        </w:rPr>
        <w:t xml:space="preserve"> Cụ thể, phương pháp này tính toán dự báo bằng cách lấy trọng số lớn nhất cho quan sát gần nhất và trọng số nhỏ hơn cho các quan sát xa hơn.</w:t>
      </w:r>
    </w:p>
    <w:p w14:paraId="45EE3D67" w14:textId="53AAAE2C" w:rsidR="00F33C5C" w:rsidRPr="00A27799" w:rsidRDefault="00F33C5C" w:rsidP="00E133E2">
      <w:pPr>
        <w:spacing w:line="276" w:lineRule="auto"/>
        <w:ind w:firstLine="288"/>
        <w:rPr>
          <w:lang w:val="vi-VN"/>
        </w:rPr>
      </w:pPr>
      <w:r w:rsidRPr="00A27799">
        <w:rPr>
          <w:lang w:val="vi-VN"/>
        </w:rPr>
        <w:t xml:space="preserve">Công thức </w:t>
      </w:r>
      <w:r w:rsidR="004B4DED" w:rsidRPr="00A27799">
        <w:rPr>
          <w:lang w:val="vi-VN"/>
        </w:rPr>
        <w:t xml:space="preserve">cập nhật dự đoán </w:t>
      </w:r>
      <w:r w:rsidRPr="00A27799">
        <w:rPr>
          <w:lang w:val="vi-VN"/>
        </w:rPr>
        <w:t>của</w:t>
      </w:r>
      <w:r w:rsidR="009A6E30" w:rsidRPr="00A27799">
        <w:rPr>
          <w:lang w:val="vi-VN"/>
        </w:rPr>
        <w:t xml:space="preserve"> phương pháp</w:t>
      </w:r>
      <w:r w:rsidRPr="00A27799">
        <w:rPr>
          <w:lang w:val="vi-VN"/>
        </w:rPr>
        <w:t xml:space="preserve"> </w:t>
      </w:r>
      <w:r w:rsidR="00447ECF" w:rsidRPr="00A27799">
        <w:rPr>
          <w:lang w:val="vi-VN"/>
        </w:rPr>
        <w:t>SES</w:t>
      </w:r>
      <w:r w:rsidR="00CE64FA" w:rsidRPr="00A27799">
        <w:rPr>
          <w:lang w:val="vi-VN"/>
        </w:rPr>
        <w:t xml:space="preserve"> như sau:</w:t>
      </w:r>
      <w:r w:rsidR="00CE64FA" w:rsidRPr="00A27799">
        <w:rPr>
          <w:lang w:val="vi-VN"/>
        </w:rPr>
        <w:br/>
      </w:r>
      <m:oMathPara>
        <m:oMath>
          <m:r>
            <w:rPr>
              <w:rFonts w:ascii="Cambria Math" w:hAnsi="Cambria Math"/>
              <w:lang w:val="vi-VN"/>
            </w:rPr>
            <m:t>β</m:t>
          </m:r>
          <m:d>
            <m:dPr>
              <m:ctrlPr>
                <w:rPr>
                  <w:rFonts w:ascii="Cambria Math" w:hAnsi="Cambria Math"/>
                  <w:i/>
                  <w:lang w:val="vi-VN"/>
                </w:rPr>
              </m:ctrlPr>
            </m:dPr>
            <m:e>
              <m:r>
                <w:rPr>
                  <w:rFonts w:ascii="Cambria Math" w:hAnsi="Cambria Math"/>
                  <w:lang w:val="vi-VN"/>
                </w:rPr>
                <m:t>t</m:t>
              </m:r>
            </m:e>
          </m:d>
          <m:r>
            <w:rPr>
              <w:rFonts w:ascii="Cambria Math" w:hAnsi="Cambria Math"/>
              <w:lang w:val="vi-VN"/>
            </w:rPr>
            <m:t>=αy</m:t>
          </m:r>
          <m:d>
            <m:dPr>
              <m:ctrlPr>
                <w:rPr>
                  <w:rFonts w:ascii="Cambria Math" w:hAnsi="Cambria Math"/>
                  <w:i/>
                  <w:lang w:val="vi-VN"/>
                </w:rPr>
              </m:ctrlPr>
            </m:dPr>
            <m:e>
              <m:r>
                <w:rPr>
                  <w:rFonts w:ascii="Cambria Math" w:hAnsi="Cambria Math"/>
                  <w:lang w:val="vi-VN"/>
                </w:rPr>
                <m:t>t</m:t>
              </m:r>
            </m:e>
          </m:d>
          <m:r>
            <w:rPr>
              <w:rFonts w:ascii="Cambria Math" w:hAnsi="Cambria Math"/>
              <w:lang w:val="vi-VN"/>
            </w:rPr>
            <m:t>+</m:t>
          </m:r>
          <m:d>
            <m:dPr>
              <m:ctrlPr>
                <w:rPr>
                  <w:rFonts w:ascii="Cambria Math" w:hAnsi="Cambria Math"/>
                  <w:i/>
                  <w:lang w:val="vi-VN"/>
                </w:rPr>
              </m:ctrlPr>
            </m:dPr>
            <m:e>
              <m:r>
                <w:rPr>
                  <w:rFonts w:ascii="Cambria Math" w:hAnsi="Cambria Math"/>
                  <w:lang w:val="vi-VN"/>
                </w:rPr>
                <m:t>1-α</m:t>
              </m:r>
            </m:e>
          </m:d>
          <m:r>
            <w:rPr>
              <w:rFonts w:ascii="Cambria Math" w:hAnsi="Cambria Math"/>
              <w:lang w:val="vi-VN"/>
            </w:rPr>
            <m:t>β(t-1)</m:t>
          </m:r>
        </m:oMath>
      </m:oMathPara>
    </w:p>
    <w:p w14:paraId="46303F15" w14:textId="48B4D287" w:rsidR="0053378D" w:rsidRPr="00A27799" w:rsidRDefault="0053378D" w:rsidP="00E133E2">
      <w:pPr>
        <w:spacing w:line="276" w:lineRule="auto"/>
        <w:rPr>
          <w:lang w:val="vi-VN"/>
        </w:rPr>
      </w:pPr>
      <w:r w:rsidRPr="00A27799">
        <w:rPr>
          <w:lang w:val="vi-VN"/>
        </w:rPr>
        <w:t xml:space="preserve">trong đó, </w:t>
      </w:r>
      <m:oMath>
        <m:r>
          <w:rPr>
            <w:rFonts w:ascii="Cambria Math" w:hAnsi="Cambria Math"/>
            <w:lang w:val="vi-VN"/>
          </w:rPr>
          <m:t>β</m:t>
        </m:r>
        <m:d>
          <m:dPr>
            <m:ctrlPr>
              <w:rPr>
                <w:rFonts w:ascii="Cambria Math" w:hAnsi="Cambria Math"/>
                <w:i/>
                <w:lang w:val="vi-VN"/>
              </w:rPr>
            </m:ctrlPr>
          </m:dPr>
          <m:e>
            <m:r>
              <w:rPr>
                <w:rFonts w:ascii="Cambria Math" w:hAnsi="Cambria Math"/>
                <w:lang w:val="vi-VN"/>
              </w:rPr>
              <m:t>t</m:t>
            </m:r>
          </m:e>
        </m:d>
      </m:oMath>
      <w:r w:rsidR="00BE74BA" w:rsidRPr="00A27799">
        <w:rPr>
          <w:lang w:val="vi-VN"/>
        </w:rPr>
        <w:t xml:space="preserve"> là giá trị dự đoán tại thời điểm t</w:t>
      </w:r>
      <w:r w:rsidR="005F276C" w:rsidRPr="00A27799">
        <w:rPr>
          <w:lang w:val="vi-VN"/>
        </w:rPr>
        <w:t xml:space="preserve">, </w:t>
      </w:r>
      <m:oMath>
        <m:r>
          <w:rPr>
            <w:rFonts w:ascii="Cambria Math" w:hAnsi="Cambria Math"/>
            <w:lang w:val="vi-VN"/>
          </w:rPr>
          <m:t>y</m:t>
        </m:r>
        <m:d>
          <m:dPr>
            <m:ctrlPr>
              <w:rPr>
                <w:rFonts w:ascii="Cambria Math" w:hAnsi="Cambria Math"/>
                <w:i/>
                <w:lang w:val="vi-VN"/>
              </w:rPr>
            </m:ctrlPr>
          </m:dPr>
          <m:e>
            <m:r>
              <w:rPr>
                <w:rFonts w:ascii="Cambria Math" w:hAnsi="Cambria Math"/>
                <w:lang w:val="vi-VN"/>
              </w:rPr>
              <m:t>t</m:t>
            </m:r>
          </m:e>
        </m:d>
      </m:oMath>
      <w:r w:rsidR="001359D4" w:rsidRPr="00A27799">
        <w:rPr>
          <w:lang w:val="vi-VN"/>
        </w:rPr>
        <w:t xml:space="preserve"> là giá trị quan sát ở thời điểm t, </w:t>
      </w:r>
      <m:oMath>
        <m:r>
          <w:rPr>
            <w:rFonts w:ascii="Cambria Math" w:hAnsi="Cambria Math"/>
            <w:lang w:val="vi-VN"/>
          </w:rPr>
          <m:t>β(t-1)</m:t>
        </m:r>
      </m:oMath>
      <w:r w:rsidR="001359D4" w:rsidRPr="00A27799">
        <w:rPr>
          <w:lang w:val="vi-VN"/>
        </w:rPr>
        <w:t xml:space="preserve"> là giá trị </w:t>
      </w:r>
      <w:r w:rsidR="00601C75" w:rsidRPr="00A27799">
        <w:rPr>
          <w:lang w:val="vi-VN"/>
        </w:rPr>
        <w:t>dự đoán tại thời điểm</w:t>
      </w:r>
      <w:r w:rsidR="000D23A3" w:rsidRPr="00A27799">
        <w:rPr>
          <w:lang w:val="vi-VN"/>
        </w:rPr>
        <w:t xml:space="preserve"> t – 1</w:t>
      </w:r>
      <w:r w:rsidR="000E0579" w:rsidRPr="00A27799">
        <w:rPr>
          <w:lang w:val="vi-VN"/>
        </w:rPr>
        <w:t xml:space="preserve">, </w:t>
      </w:r>
      <m:oMath>
        <m:r>
          <w:rPr>
            <w:rFonts w:ascii="Cambria Math" w:hAnsi="Cambria Math"/>
            <w:lang w:val="vi-VN"/>
          </w:rPr>
          <m:t>α</m:t>
        </m:r>
      </m:oMath>
      <w:r w:rsidR="000E0579" w:rsidRPr="00A27799">
        <w:rPr>
          <w:lang w:val="vi-VN"/>
        </w:rPr>
        <w:t xml:space="preserve"> là một tham số</w:t>
      </w:r>
      <w:r w:rsidR="00254724" w:rsidRPr="00A27799">
        <w:rPr>
          <w:lang w:val="vi-VN"/>
        </w:rPr>
        <w:t xml:space="preserve"> trơn (smoothing parameter</w:t>
      </w:r>
      <w:r w:rsidR="00057060" w:rsidRPr="00A27799">
        <w:rPr>
          <w:lang w:val="vi-VN"/>
        </w:rPr>
        <w:t xml:space="preserve">) nằm trong khoảng </w:t>
      </w:r>
      <w:r w:rsidR="00944316" w:rsidRPr="00A27799">
        <w:rPr>
          <w:lang w:val="vi-VN"/>
        </w:rPr>
        <w:t>từ 0 đến 1</w:t>
      </w:r>
      <w:r w:rsidR="00C85B0A" w:rsidRPr="00A27799">
        <w:rPr>
          <w:lang w:val="vi-VN"/>
        </w:rPr>
        <w:t xml:space="preserve"> và nó quyết định </w:t>
      </w:r>
      <w:r w:rsidR="001043A6" w:rsidRPr="00A27799">
        <w:rPr>
          <w:lang w:val="vi-VN"/>
        </w:rPr>
        <w:t>mức độ ảnh hưởng của mỗi quan sát.</w:t>
      </w:r>
    </w:p>
    <w:p w14:paraId="193234BF" w14:textId="22CAE7DF" w:rsidR="007D4185" w:rsidRPr="00F12764" w:rsidRDefault="006C4B16" w:rsidP="00E133E2">
      <w:pPr>
        <w:tabs>
          <w:tab w:val="clear" w:pos="425"/>
          <w:tab w:val="left" w:pos="284"/>
        </w:tabs>
        <w:spacing w:line="276" w:lineRule="auto"/>
        <w:rPr>
          <w:lang w:val="vi-VN"/>
        </w:rPr>
      </w:pPr>
      <w:r>
        <w:rPr>
          <w:lang w:val="vi-VN"/>
        </w:rPr>
        <w:tab/>
      </w:r>
      <w:r w:rsidR="007D4185" w:rsidRPr="00F12764">
        <w:rPr>
          <w:lang w:val="vi-VN"/>
        </w:rPr>
        <w:t>Nhóm sử dụng phương pháp tìm kiếm lưới (grid search) để tìm giá trị alpha tối ưu trong mô hình Simple Exponential Smoothing dựa trên mean squared error trên dữ liệu validate. Phương pháp này giúp tìm ra giá trị alpha làm giảm Mean Squared Error (MSE) và cải thiện độ chính xác của mô hình trên dữ liệu validate.</w:t>
      </w:r>
    </w:p>
    <w:p w14:paraId="7B773AA3" w14:textId="77777777" w:rsidR="00B57413" w:rsidRPr="00A27799" w:rsidRDefault="00B57413" w:rsidP="00E133E2">
      <w:pPr>
        <w:pStyle w:val="Heading2"/>
        <w:tabs>
          <w:tab w:val="clear" w:pos="3763"/>
          <w:tab w:val="num" w:pos="288"/>
          <w:tab w:val="num" w:pos="3403"/>
        </w:tabs>
        <w:spacing w:line="276" w:lineRule="auto"/>
        <w:ind w:left="284"/>
        <w:rPr>
          <w:lang w:val="vi-VN"/>
        </w:rPr>
      </w:pPr>
      <w:r w:rsidRPr="00A27799">
        <w:rPr>
          <w:lang w:val="vi-VN"/>
        </w:rPr>
        <w:t>LSTM</w:t>
      </w:r>
    </w:p>
    <w:p w14:paraId="072ECF5E" w14:textId="700EDB79" w:rsidR="00D33F6B" w:rsidRPr="00B976AA" w:rsidRDefault="006C4B16" w:rsidP="00E133E2">
      <w:pPr>
        <w:tabs>
          <w:tab w:val="clear" w:pos="425"/>
          <w:tab w:val="left" w:pos="284"/>
        </w:tabs>
        <w:spacing w:line="276" w:lineRule="auto"/>
        <w:ind w:left="-4"/>
        <w:rPr>
          <w:lang w:val="vi-VN"/>
        </w:rPr>
      </w:pPr>
      <w:r w:rsidRPr="00B976AA">
        <w:rPr>
          <w:lang w:val="vi-VN"/>
        </w:rPr>
        <w:tab/>
      </w:r>
      <w:r w:rsidR="00E97790" w:rsidRPr="00B976AA">
        <w:rPr>
          <w:lang w:val="vi-VN"/>
        </w:rPr>
        <w:t>Theo Alex Graves và đồng nghiệp (2005)</w:t>
      </w:r>
      <w:r w:rsidRPr="00B976AA">
        <w:rPr>
          <w:lang w:val="vi-VN"/>
        </w:rPr>
        <w:t xml:space="preserve"> [</w:t>
      </w:r>
      <w:r w:rsidR="00B03936" w:rsidRPr="00B976AA">
        <w:rPr>
          <w:lang w:val="vi-VN"/>
        </w:rPr>
        <w:t>18</w:t>
      </w:r>
      <w:r w:rsidRPr="00B976AA">
        <w:rPr>
          <w:lang w:val="vi-VN"/>
        </w:rPr>
        <w:t>]</w:t>
      </w:r>
      <w:r w:rsidR="00E97790" w:rsidRPr="00B976AA">
        <w:rPr>
          <w:lang w:val="vi-VN"/>
        </w:rPr>
        <w:t xml:space="preserve"> </w:t>
      </w:r>
      <w:r w:rsidR="00FC7E39" w:rsidRPr="00FC7E39">
        <w:rPr>
          <w:lang w:val="vi-VN"/>
        </w:rPr>
        <w:t>LSTM là viết tắt của "Long Short-Term Memory", một loại mạng nơ-ron học sâu</w:t>
      </w:r>
      <w:r w:rsidR="00B467BF" w:rsidRPr="00706F3C">
        <w:rPr>
          <w:lang w:val="vi-VN"/>
        </w:rPr>
        <w:t xml:space="preserve"> hay còn được biến đến</w:t>
      </w:r>
      <w:r w:rsidR="00FC7E39" w:rsidRPr="00706F3C">
        <w:rPr>
          <w:lang w:val="vi-VN"/>
        </w:rPr>
        <w:t xml:space="preserve"> </w:t>
      </w:r>
      <w:r w:rsidR="0091402B" w:rsidRPr="00A27799">
        <w:rPr>
          <w:lang w:val="vi-VN"/>
        </w:rPr>
        <w:t>là một loại đặc biệt của mạng Recurrent Neural Network (RNN)</w:t>
      </w:r>
      <w:r w:rsidRPr="00B976AA">
        <w:rPr>
          <w:lang w:val="vi-VN"/>
        </w:rPr>
        <w:t>.</w:t>
      </w:r>
    </w:p>
    <w:p w14:paraId="6AFA725A" w14:textId="7125AC90" w:rsidR="00527A66" w:rsidRPr="00706F3C" w:rsidRDefault="00D25A89" w:rsidP="00E133E2">
      <w:pPr>
        <w:spacing w:line="276" w:lineRule="auto"/>
        <w:ind w:firstLine="288"/>
        <w:rPr>
          <w:lang w:val="vi-VN"/>
        </w:rPr>
      </w:pPr>
      <w:r w:rsidRPr="00D25A89">
        <w:rPr>
          <w:lang w:val="vi-VN"/>
        </w:rPr>
        <w:t>Một LSTM layer bao gồm một tập hợp các khối nhớ được kết nối theo chu kỳ. Mỗi khối chứa một hoặc nhiều ô nhớ được kết nối theo chu kỳ thông qua ba cổng nhân tích - cổng đầu vào, cổng đầu ra và cổng quên. Chúng cung cấp các phép ghi, đọc và đặt lại liên tục cho ô nhớ</w:t>
      </w:r>
      <w:r w:rsidRPr="00706F3C">
        <w:rPr>
          <w:lang w:val="vi-VN"/>
        </w:rPr>
        <w:t>.</w:t>
      </w:r>
    </w:p>
    <w:p w14:paraId="5885F676" w14:textId="4F7C3D2B" w:rsidR="00025988" w:rsidRPr="00A27799" w:rsidRDefault="00FE7E5F" w:rsidP="00E133E2">
      <w:pPr>
        <w:spacing w:line="276" w:lineRule="auto"/>
        <w:ind w:firstLine="288"/>
        <w:rPr>
          <w:lang w:val="vi-VN"/>
        </w:rPr>
      </w:pPr>
      <w:r w:rsidRPr="00A27799">
        <w:rPr>
          <w:lang w:val="vi-VN"/>
        </w:rPr>
        <w:t>Sự ra đời của LSTM đã giúp hạn chế phần nào vấn đề phụ thuộc xa mà RNN mắc phải nhờ khả năng học các phụ thuộc dài hạn.</w:t>
      </w:r>
    </w:p>
    <w:p w14:paraId="5B655592" w14:textId="75362940" w:rsidR="00A468F7" w:rsidRPr="00A27799" w:rsidRDefault="00A468F7" w:rsidP="00E133E2">
      <w:pPr>
        <w:spacing w:line="276" w:lineRule="auto"/>
        <w:ind w:firstLine="288"/>
        <w:rPr>
          <w:lang w:val="vi-VN"/>
        </w:rPr>
      </w:pPr>
      <w:r w:rsidRPr="00A27799">
        <w:rPr>
          <w:lang w:val="vi-VN"/>
        </w:rPr>
        <w:t>Cấu trúc của LSTM:</w:t>
      </w:r>
    </w:p>
    <w:p w14:paraId="7AD208DC" w14:textId="77777777" w:rsidR="00E30FF3" w:rsidRDefault="009730BC" w:rsidP="00E133E2">
      <w:pPr>
        <w:keepNext/>
        <w:spacing w:line="276" w:lineRule="auto"/>
        <w:ind w:firstLine="288"/>
        <w:jc w:val="center"/>
      </w:pPr>
      <w:r w:rsidRPr="00A27799">
        <w:rPr>
          <w:noProof/>
          <w:lang w:val="vi-VN"/>
        </w:rPr>
        <w:drawing>
          <wp:inline distT="0" distB="0" distL="0" distR="0" wp14:anchorId="7B8F0D54" wp14:editId="25D38CEB">
            <wp:extent cx="2346784" cy="1211536"/>
            <wp:effectExtent l="0" t="0" r="0" b="8255"/>
            <wp:docPr id="1276238496" name="Picture 1276238496" descr="A picture containing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38496" name="Picture 1" descr="A picture containing screenshot, 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9073" cy="1233368"/>
                    </a:xfrm>
                    <a:prstGeom prst="rect">
                      <a:avLst/>
                    </a:prstGeom>
                    <a:noFill/>
                    <a:ln>
                      <a:noFill/>
                    </a:ln>
                  </pic:spPr>
                </pic:pic>
              </a:graphicData>
            </a:graphic>
          </wp:inline>
        </w:drawing>
      </w:r>
    </w:p>
    <w:p w14:paraId="4376C253" w14:textId="0DD87B21" w:rsidR="009730BC" w:rsidRPr="00A27799" w:rsidRDefault="00E30FF3" w:rsidP="00E133E2">
      <w:pPr>
        <w:pStyle w:val="Caption"/>
        <w:spacing w:line="276" w:lineRule="auto"/>
        <w:rPr>
          <w:lang w:val="vi-VN"/>
        </w:rPr>
      </w:pPr>
      <w:r>
        <w:t xml:space="preserve">Hình </w:t>
      </w:r>
      <w:r w:rsidR="001C2AD5">
        <w:t>2</w:t>
      </w:r>
      <w:r w:rsidR="00347053">
        <w:t>.</w:t>
      </w:r>
      <w:r>
        <w:t xml:space="preserve"> </w:t>
      </w:r>
      <w:r w:rsidRPr="00D47D17">
        <w:t>Kiến trúc LSTM</w:t>
      </w:r>
    </w:p>
    <w:p w14:paraId="4E98102B" w14:textId="23F5ACF9" w:rsidR="00A673BC" w:rsidRPr="00A27799" w:rsidRDefault="003925EF" w:rsidP="00E133E2">
      <w:pPr>
        <w:spacing w:line="276" w:lineRule="auto"/>
        <w:ind w:firstLine="288"/>
        <w:rPr>
          <w:lang w:val="vi-VN"/>
        </w:rPr>
      </w:pPr>
      <w:r w:rsidRPr="00A27799">
        <w:rPr>
          <w:lang w:val="vi-VN"/>
        </w:rPr>
        <w:t>C</w:t>
      </w:r>
      <w:r w:rsidR="009730BC" w:rsidRPr="00A27799">
        <w:rPr>
          <w:lang w:val="vi-VN"/>
        </w:rPr>
        <w:t>ông thức tính toán các cổng trong LSTM:</w:t>
      </w:r>
    </w:p>
    <w:p w14:paraId="147F62EF" w14:textId="16CF5705" w:rsidR="009730BC" w:rsidRPr="00A27799" w:rsidRDefault="004A5E8A" w:rsidP="00E133E2">
      <w:pPr>
        <w:spacing w:line="276" w:lineRule="auto"/>
        <w:ind w:left="288" w:firstLine="288"/>
        <w:rPr>
          <w:lang w:val="vi-VN"/>
        </w:rPr>
      </w:pPr>
      <w:r w:rsidRPr="00A27799">
        <w:rPr>
          <w:i/>
          <w:lang w:val="vi-VN"/>
        </w:rPr>
        <w:t xml:space="preserve">Forget gate: </w:t>
      </w:r>
      <m:oMath>
        <m:sSub>
          <m:sSubPr>
            <m:ctrlPr>
              <w:rPr>
                <w:rFonts w:ascii="Cambria Math" w:hAnsi="Cambria Math"/>
                <w:i/>
                <w:iCs/>
                <w:lang w:val="vi-VN"/>
              </w:rPr>
            </m:ctrlPr>
          </m:sSubPr>
          <m:e>
            <m:r>
              <w:rPr>
                <w:rFonts w:ascii="Cambria Math" w:hAnsi="Cambria Math"/>
                <w:lang w:val="vi-VN"/>
              </w:rPr>
              <m:t>f</m:t>
            </m:r>
          </m:e>
          <m:sub>
            <m:r>
              <w:rPr>
                <w:rFonts w:ascii="Cambria Math" w:hAnsi="Cambria Math"/>
                <w:lang w:val="vi-VN"/>
              </w:rPr>
              <m:t>t</m:t>
            </m:r>
          </m:sub>
        </m:sSub>
        <m:r>
          <w:rPr>
            <w:rFonts w:ascii="Cambria Math" w:hAnsi="Cambria Math"/>
            <w:lang w:val="vi-VN"/>
          </w:rPr>
          <m:t>= σ(</m:t>
        </m:r>
        <m:sSub>
          <m:sSubPr>
            <m:ctrlPr>
              <w:rPr>
                <w:rFonts w:ascii="Cambria Math" w:hAnsi="Cambria Math"/>
                <w:i/>
                <w:iCs/>
                <w:lang w:val="vi-VN"/>
              </w:rPr>
            </m:ctrlPr>
          </m:sSubPr>
          <m:e>
            <m:r>
              <w:rPr>
                <w:rFonts w:ascii="Cambria Math" w:hAnsi="Cambria Math"/>
                <w:lang w:val="vi-VN"/>
              </w:rPr>
              <m:t>W</m:t>
            </m:r>
          </m:e>
          <m:sub>
            <m:r>
              <w:rPr>
                <w:rFonts w:ascii="Cambria Math" w:hAnsi="Cambria Math"/>
                <w:lang w:val="vi-VN"/>
              </w:rPr>
              <m:t>f</m:t>
            </m:r>
          </m:sub>
        </m:sSub>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t</m:t>
            </m:r>
          </m:sub>
        </m:sSub>
        <m:r>
          <w:rPr>
            <w:rFonts w:ascii="Cambria Math" w:hAnsi="Cambria Math"/>
            <w:lang w:val="vi-VN"/>
          </w:rPr>
          <m:t xml:space="preserve">+ </m:t>
        </m:r>
        <m:sSub>
          <m:sSubPr>
            <m:ctrlPr>
              <w:rPr>
                <w:rFonts w:ascii="Cambria Math" w:hAnsi="Cambria Math"/>
                <w:i/>
                <w:iCs/>
                <w:lang w:val="vi-VN"/>
              </w:rPr>
            </m:ctrlPr>
          </m:sSubPr>
          <m:e>
            <m:r>
              <w:rPr>
                <w:rFonts w:ascii="Cambria Math" w:hAnsi="Cambria Math"/>
                <w:lang w:val="vi-VN"/>
              </w:rPr>
              <m:t>U</m:t>
            </m:r>
          </m:e>
          <m:sub>
            <m:r>
              <w:rPr>
                <w:rFonts w:ascii="Cambria Math" w:hAnsi="Cambria Math"/>
                <w:lang w:val="vi-VN"/>
              </w:rPr>
              <m:t>f</m:t>
            </m:r>
          </m:sub>
        </m:sSub>
        <m:sSub>
          <m:sSubPr>
            <m:ctrlPr>
              <w:rPr>
                <w:rFonts w:ascii="Cambria Math" w:hAnsi="Cambria Math"/>
                <w:i/>
                <w:iCs/>
                <w:lang w:val="vi-VN"/>
              </w:rPr>
            </m:ctrlPr>
          </m:sSubPr>
          <m:e>
            <m:r>
              <w:rPr>
                <w:rFonts w:ascii="Cambria Math" w:hAnsi="Cambria Math"/>
                <w:lang w:val="vi-VN"/>
              </w:rPr>
              <m:t>h</m:t>
            </m:r>
          </m:e>
          <m:sub>
            <m:r>
              <w:rPr>
                <w:rFonts w:ascii="Cambria Math" w:hAnsi="Cambria Math"/>
                <w:lang w:val="vi-VN"/>
              </w:rPr>
              <m:t>t-1</m:t>
            </m:r>
          </m:sub>
        </m:sSub>
        <m:r>
          <w:rPr>
            <w:rFonts w:ascii="Cambria Math" w:hAnsi="Cambria Math"/>
            <w:lang w:val="vi-VN"/>
          </w:rPr>
          <m:t>)</m:t>
        </m:r>
      </m:oMath>
    </w:p>
    <w:p w14:paraId="18E0735C" w14:textId="2C68385D" w:rsidR="004A5E8A" w:rsidRPr="00A27799" w:rsidRDefault="004A5E8A" w:rsidP="00E133E2">
      <w:pPr>
        <w:spacing w:line="276" w:lineRule="auto"/>
        <w:ind w:left="288" w:firstLine="288"/>
        <w:rPr>
          <w:i/>
          <w:lang w:val="vi-VN"/>
        </w:rPr>
      </w:pPr>
      <w:r w:rsidRPr="00A27799">
        <w:rPr>
          <w:i/>
          <w:lang w:val="vi-VN"/>
        </w:rPr>
        <w:t>Input gate:</w:t>
      </w:r>
      <w:r w:rsidR="00892988" w:rsidRPr="00A27799">
        <w:rPr>
          <w:i/>
          <w:lang w:val="vi-VN"/>
        </w:rPr>
        <w:t xml:space="preserve"> </w:t>
      </w:r>
      <m:oMath>
        <m:sSub>
          <m:sSubPr>
            <m:ctrlPr>
              <w:rPr>
                <w:rFonts w:ascii="Cambria Math" w:hAnsi="Cambria Math"/>
                <w:i/>
                <w:iCs/>
                <w:lang w:val="vi-VN"/>
              </w:rPr>
            </m:ctrlPr>
          </m:sSubPr>
          <m:e>
            <m:r>
              <w:rPr>
                <w:rFonts w:ascii="Cambria Math" w:hAnsi="Cambria Math"/>
                <w:lang w:val="vi-VN"/>
              </w:rPr>
              <m:t>i</m:t>
            </m:r>
          </m:e>
          <m:sub>
            <m:r>
              <w:rPr>
                <w:rFonts w:ascii="Cambria Math" w:hAnsi="Cambria Math"/>
                <w:lang w:val="vi-VN"/>
              </w:rPr>
              <m:t>t</m:t>
            </m:r>
          </m:sub>
        </m:sSub>
        <m:r>
          <w:rPr>
            <w:rFonts w:ascii="Cambria Math" w:hAnsi="Cambria Math"/>
            <w:lang w:val="vi-VN"/>
          </w:rPr>
          <m:t>= σ(</m:t>
        </m:r>
        <m:sSub>
          <m:sSubPr>
            <m:ctrlPr>
              <w:rPr>
                <w:rFonts w:ascii="Cambria Math" w:hAnsi="Cambria Math"/>
                <w:i/>
                <w:iCs/>
                <w:lang w:val="vi-VN"/>
              </w:rPr>
            </m:ctrlPr>
          </m:sSubPr>
          <m:e>
            <m:r>
              <w:rPr>
                <w:rFonts w:ascii="Cambria Math" w:hAnsi="Cambria Math"/>
                <w:lang w:val="vi-VN"/>
              </w:rPr>
              <m:t>W</m:t>
            </m:r>
          </m:e>
          <m:sub>
            <m:r>
              <w:rPr>
                <w:rFonts w:ascii="Cambria Math" w:hAnsi="Cambria Math"/>
                <w:lang w:val="vi-VN"/>
              </w:rPr>
              <m:t>i</m:t>
            </m:r>
          </m:sub>
        </m:sSub>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t</m:t>
            </m:r>
          </m:sub>
        </m:sSub>
        <m:r>
          <w:rPr>
            <w:rFonts w:ascii="Cambria Math" w:hAnsi="Cambria Math"/>
            <w:lang w:val="vi-VN"/>
          </w:rPr>
          <m:t xml:space="preserve">+ </m:t>
        </m:r>
        <m:sSub>
          <m:sSubPr>
            <m:ctrlPr>
              <w:rPr>
                <w:rFonts w:ascii="Cambria Math" w:hAnsi="Cambria Math"/>
                <w:i/>
                <w:iCs/>
                <w:lang w:val="vi-VN"/>
              </w:rPr>
            </m:ctrlPr>
          </m:sSubPr>
          <m:e>
            <m:r>
              <w:rPr>
                <w:rFonts w:ascii="Cambria Math" w:hAnsi="Cambria Math"/>
                <w:lang w:val="vi-VN"/>
              </w:rPr>
              <m:t>U</m:t>
            </m:r>
          </m:e>
          <m:sub>
            <m:r>
              <w:rPr>
                <w:rFonts w:ascii="Cambria Math" w:hAnsi="Cambria Math"/>
                <w:lang w:val="vi-VN"/>
              </w:rPr>
              <m:t>i</m:t>
            </m:r>
          </m:sub>
        </m:sSub>
        <m:sSub>
          <m:sSubPr>
            <m:ctrlPr>
              <w:rPr>
                <w:rFonts w:ascii="Cambria Math" w:hAnsi="Cambria Math"/>
                <w:i/>
                <w:iCs/>
                <w:lang w:val="vi-VN"/>
              </w:rPr>
            </m:ctrlPr>
          </m:sSubPr>
          <m:e>
            <m:r>
              <w:rPr>
                <w:rFonts w:ascii="Cambria Math" w:hAnsi="Cambria Math"/>
                <w:lang w:val="vi-VN"/>
              </w:rPr>
              <m:t>h</m:t>
            </m:r>
          </m:e>
          <m:sub>
            <m:r>
              <w:rPr>
                <w:rFonts w:ascii="Cambria Math" w:hAnsi="Cambria Math"/>
                <w:lang w:val="vi-VN"/>
              </w:rPr>
              <m:t>t-1</m:t>
            </m:r>
          </m:sub>
        </m:sSub>
        <m:r>
          <w:rPr>
            <w:rFonts w:ascii="Cambria Math" w:hAnsi="Cambria Math"/>
            <w:lang w:val="vi-VN"/>
          </w:rPr>
          <m:t>)</m:t>
        </m:r>
      </m:oMath>
    </w:p>
    <w:p w14:paraId="2EA21135" w14:textId="00DDF832" w:rsidR="004A5E8A" w:rsidRPr="00A27799" w:rsidRDefault="004A5E8A" w:rsidP="00E133E2">
      <w:pPr>
        <w:spacing w:line="276" w:lineRule="auto"/>
        <w:ind w:left="288" w:firstLine="288"/>
        <w:rPr>
          <w:i/>
          <w:lang w:val="vi-VN"/>
        </w:rPr>
      </w:pPr>
      <w:r w:rsidRPr="00A27799">
        <w:rPr>
          <w:i/>
          <w:lang w:val="vi-VN"/>
        </w:rPr>
        <w:t>Cell gate:</w:t>
      </w:r>
      <w:r w:rsidR="00892988" w:rsidRPr="00A27799">
        <w:rPr>
          <w:rFonts w:ascii="Cambria Math" w:hAnsi="Cambria Math"/>
          <w:i/>
          <w:lang w:val="vi-VN"/>
        </w:rPr>
        <w:t xml:space="preserve"> </w:t>
      </w:r>
      <m:oMath>
        <m:sSub>
          <m:sSubPr>
            <m:ctrlPr>
              <w:rPr>
                <w:rFonts w:ascii="Cambria Math" w:hAnsi="Cambria Math"/>
                <w:i/>
                <w:iCs/>
                <w:lang w:val="vi-VN"/>
              </w:rPr>
            </m:ctrlPr>
          </m:sSubPr>
          <m:e>
            <m:r>
              <w:rPr>
                <w:rFonts w:ascii="Cambria Math" w:hAnsi="Cambria Math"/>
                <w:lang w:val="vi-VN"/>
              </w:rPr>
              <m:t>c</m:t>
            </m:r>
          </m:e>
          <m:sub>
            <m:r>
              <w:rPr>
                <w:rFonts w:ascii="Cambria Math" w:hAnsi="Cambria Math"/>
                <w:lang w:val="vi-VN"/>
              </w:rPr>
              <m:t>i</m:t>
            </m:r>
          </m:sub>
        </m:sSub>
        <m:r>
          <w:rPr>
            <w:rFonts w:ascii="Cambria Math" w:hAnsi="Cambria Math"/>
            <w:lang w:val="vi-VN"/>
          </w:rPr>
          <m:t>= tanh(</m:t>
        </m:r>
        <m:sSub>
          <m:sSubPr>
            <m:ctrlPr>
              <w:rPr>
                <w:rFonts w:ascii="Cambria Math" w:hAnsi="Cambria Math"/>
                <w:i/>
                <w:iCs/>
                <w:lang w:val="vi-VN"/>
              </w:rPr>
            </m:ctrlPr>
          </m:sSubPr>
          <m:e>
            <m:r>
              <w:rPr>
                <w:rFonts w:ascii="Cambria Math" w:hAnsi="Cambria Math"/>
                <w:lang w:val="vi-VN"/>
              </w:rPr>
              <m:t>W</m:t>
            </m:r>
          </m:e>
          <m:sub>
            <m:r>
              <w:rPr>
                <w:rFonts w:ascii="Cambria Math" w:hAnsi="Cambria Math"/>
                <w:lang w:val="vi-VN"/>
              </w:rPr>
              <m:t>c</m:t>
            </m:r>
          </m:sub>
        </m:sSub>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t</m:t>
            </m:r>
          </m:sub>
        </m:sSub>
        <m:r>
          <w:rPr>
            <w:rFonts w:ascii="Cambria Math" w:hAnsi="Cambria Math"/>
            <w:lang w:val="vi-VN"/>
          </w:rPr>
          <m:t xml:space="preserve">+ </m:t>
        </m:r>
        <m:sSub>
          <m:sSubPr>
            <m:ctrlPr>
              <w:rPr>
                <w:rFonts w:ascii="Cambria Math" w:hAnsi="Cambria Math"/>
                <w:i/>
                <w:iCs/>
                <w:lang w:val="vi-VN"/>
              </w:rPr>
            </m:ctrlPr>
          </m:sSubPr>
          <m:e>
            <m:r>
              <w:rPr>
                <w:rFonts w:ascii="Cambria Math" w:hAnsi="Cambria Math"/>
                <w:lang w:val="vi-VN"/>
              </w:rPr>
              <m:t>U</m:t>
            </m:r>
          </m:e>
          <m:sub>
            <m:r>
              <w:rPr>
                <w:rFonts w:ascii="Cambria Math" w:hAnsi="Cambria Math"/>
                <w:lang w:val="vi-VN"/>
              </w:rPr>
              <m:t>c</m:t>
            </m:r>
          </m:sub>
        </m:sSub>
        <m:sSub>
          <m:sSubPr>
            <m:ctrlPr>
              <w:rPr>
                <w:rFonts w:ascii="Cambria Math" w:hAnsi="Cambria Math"/>
                <w:i/>
                <w:iCs/>
                <w:lang w:val="vi-VN"/>
              </w:rPr>
            </m:ctrlPr>
          </m:sSubPr>
          <m:e>
            <m:r>
              <w:rPr>
                <w:rFonts w:ascii="Cambria Math" w:hAnsi="Cambria Math"/>
                <w:lang w:val="vi-VN"/>
              </w:rPr>
              <m:t>h</m:t>
            </m:r>
          </m:e>
          <m:sub>
            <m:r>
              <w:rPr>
                <w:rFonts w:ascii="Cambria Math" w:hAnsi="Cambria Math"/>
                <w:lang w:val="vi-VN"/>
              </w:rPr>
              <m:t>t-1</m:t>
            </m:r>
          </m:sub>
        </m:sSub>
        <m:r>
          <w:rPr>
            <w:rFonts w:ascii="Cambria Math" w:hAnsi="Cambria Math"/>
            <w:lang w:val="vi-VN"/>
          </w:rPr>
          <m:t>)</m:t>
        </m:r>
      </m:oMath>
    </w:p>
    <w:p w14:paraId="5C12C152" w14:textId="4928C752" w:rsidR="004A5E8A" w:rsidRPr="00A27799" w:rsidRDefault="004A5E8A" w:rsidP="00E133E2">
      <w:pPr>
        <w:spacing w:line="276" w:lineRule="auto"/>
        <w:ind w:left="288" w:firstLine="288"/>
        <w:rPr>
          <w:i/>
          <w:lang w:val="vi-VN"/>
        </w:rPr>
      </w:pPr>
      <w:r w:rsidRPr="00A27799">
        <w:rPr>
          <w:i/>
          <w:lang w:val="vi-VN"/>
        </w:rPr>
        <w:t>Ouput gate:</w:t>
      </w:r>
      <w:r w:rsidR="00892988" w:rsidRPr="00A27799">
        <w:rPr>
          <w:rFonts w:ascii="Cambria Math" w:hAnsi="Cambria Math"/>
          <w:i/>
          <w:lang w:val="vi-VN"/>
        </w:rPr>
        <w:t xml:space="preserve"> </w:t>
      </w:r>
      <m:oMath>
        <m:sSub>
          <m:sSubPr>
            <m:ctrlPr>
              <w:rPr>
                <w:rFonts w:ascii="Cambria Math" w:hAnsi="Cambria Math"/>
                <w:i/>
                <w:iCs/>
                <w:lang w:val="vi-VN"/>
              </w:rPr>
            </m:ctrlPr>
          </m:sSubPr>
          <m:e>
            <m:r>
              <w:rPr>
                <w:rFonts w:ascii="Cambria Math" w:hAnsi="Cambria Math"/>
                <w:lang w:val="vi-VN"/>
              </w:rPr>
              <m:t>o</m:t>
            </m:r>
          </m:e>
          <m:sub>
            <m:r>
              <w:rPr>
                <w:rFonts w:ascii="Cambria Math" w:hAnsi="Cambria Math"/>
                <w:lang w:val="vi-VN"/>
              </w:rPr>
              <m:t>t</m:t>
            </m:r>
          </m:sub>
        </m:sSub>
        <m:r>
          <w:rPr>
            <w:rFonts w:ascii="Cambria Math" w:hAnsi="Cambria Math"/>
            <w:lang w:val="vi-VN"/>
          </w:rPr>
          <m:t>= ∅h(</m:t>
        </m:r>
        <m:sSub>
          <m:sSubPr>
            <m:ctrlPr>
              <w:rPr>
                <w:rFonts w:ascii="Cambria Math" w:hAnsi="Cambria Math"/>
                <w:i/>
                <w:iCs/>
                <w:lang w:val="vi-VN"/>
              </w:rPr>
            </m:ctrlPr>
          </m:sSubPr>
          <m:e>
            <m:r>
              <w:rPr>
                <w:rFonts w:ascii="Cambria Math" w:hAnsi="Cambria Math"/>
                <w:lang w:val="vi-VN"/>
              </w:rPr>
              <m:t>W</m:t>
            </m:r>
          </m:e>
          <m:sub>
            <m:r>
              <w:rPr>
                <w:rFonts w:ascii="Cambria Math" w:hAnsi="Cambria Math"/>
                <w:lang w:val="vi-VN"/>
              </w:rPr>
              <m:t>o</m:t>
            </m:r>
          </m:sub>
        </m:sSub>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t</m:t>
            </m:r>
          </m:sub>
        </m:sSub>
        <m:r>
          <w:rPr>
            <w:rFonts w:ascii="Cambria Math" w:hAnsi="Cambria Math"/>
            <w:lang w:val="vi-VN"/>
          </w:rPr>
          <m:t xml:space="preserve">+ </m:t>
        </m:r>
        <m:sSub>
          <m:sSubPr>
            <m:ctrlPr>
              <w:rPr>
                <w:rFonts w:ascii="Cambria Math" w:hAnsi="Cambria Math"/>
                <w:i/>
                <w:iCs/>
                <w:lang w:val="vi-VN"/>
              </w:rPr>
            </m:ctrlPr>
          </m:sSubPr>
          <m:e>
            <m:r>
              <w:rPr>
                <w:rFonts w:ascii="Cambria Math" w:hAnsi="Cambria Math"/>
                <w:lang w:val="vi-VN"/>
              </w:rPr>
              <m:t>U</m:t>
            </m:r>
          </m:e>
          <m:sub>
            <m:r>
              <w:rPr>
                <w:rFonts w:ascii="Cambria Math" w:hAnsi="Cambria Math"/>
                <w:lang w:val="vi-VN"/>
              </w:rPr>
              <m:t>o</m:t>
            </m:r>
          </m:sub>
        </m:sSub>
        <m:sSub>
          <m:sSubPr>
            <m:ctrlPr>
              <w:rPr>
                <w:rFonts w:ascii="Cambria Math" w:hAnsi="Cambria Math"/>
                <w:i/>
                <w:iCs/>
                <w:lang w:val="vi-VN"/>
              </w:rPr>
            </m:ctrlPr>
          </m:sSubPr>
          <m:e>
            <m:r>
              <w:rPr>
                <w:rFonts w:ascii="Cambria Math" w:hAnsi="Cambria Math"/>
                <w:lang w:val="vi-VN"/>
              </w:rPr>
              <m:t>h</m:t>
            </m:r>
          </m:e>
          <m:sub>
            <m:r>
              <w:rPr>
                <w:rFonts w:ascii="Cambria Math" w:hAnsi="Cambria Math"/>
                <w:lang w:val="vi-VN"/>
              </w:rPr>
              <m:t>t-1</m:t>
            </m:r>
          </m:sub>
        </m:sSub>
        <m:r>
          <w:rPr>
            <w:rFonts w:ascii="Cambria Math" w:hAnsi="Cambria Math"/>
            <w:lang w:val="vi-VN"/>
          </w:rPr>
          <m:t>)</m:t>
        </m:r>
      </m:oMath>
    </w:p>
    <w:p w14:paraId="4BB80A22" w14:textId="4903472B" w:rsidR="00781CDC" w:rsidRPr="00697E07" w:rsidRDefault="004A5E8A" w:rsidP="00E133E2">
      <w:pPr>
        <w:spacing w:line="276" w:lineRule="auto"/>
        <w:ind w:left="288" w:firstLine="288"/>
        <w:rPr>
          <w:i/>
          <w:lang w:val="vi-VN"/>
        </w:rPr>
      </w:pPr>
      <w:r w:rsidRPr="00A27799">
        <w:rPr>
          <w:i/>
          <w:lang w:val="vi-VN"/>
        </w:rPr>
        <w:t>Cell state</w:t>
      </w:r>
      <w:r w:rsidR="00892988" w:rsidRPr="00A27799">
        <w:rPr>
          <w:i/>
          <w:lang w:val="vi-VN"/>
        </w:rPr>
        <w:t xml:space="preserve">: </w:t>
      </w:r>
      <m:oMath>
        <m:sSub>
          <m:sSubPr>
            <m:ctrlPr>
              <w:rPr>
                <w:rFonts w:ascii="Cambria Math" w:hAnsi="Cambria Math"/>
                <w:i/>
                <w:iCs/>
                <w:lang w:val="vi-VN"/>
              </w:rPr>
            </m:ctrlPr>
          </m:sSubPr>
          <m:e>
            <m:r>
              <w:rPr>
                <w:rFonts w:ascii="Cambria Math" w:hAnsi="Cambria Math"/>
                <w:lang w:val="vi-VN"/>
              </w:rPr>
              <m:t>c</m:t>
            </m:r>
          </m:e>
          <m:sub>
            <m:r>
              <w:rPr>
                <w:rFonts w:ascii="Cambria Math" w:hAnsi="Cambria Math"/>
                <w:lang w:val="vi-VN"/>
              </w:rPr>
              <m:t>t</m:t>
            </m:r>
          </m:sub>
        </m:sSub>
        <m:r>
          <w:rPr>
            <w:rFonts w:ascii="Cambria Math" w:hAnsi="Cambria Math"/>
            <w:lang w:val="vi-VN"/>
          </w:rPr>
          <m:t xml:space="preserve">= </m:t>
        </m:r>
        <m:sSub>
          <m:sSubPr>
            <m:ctrlPr>
              <w:rPr>
                <w:rFonts w:ascii="Cambria Math" w:hAnsi="Cambria Math"/>
                <w:i/>
                <w:iCs/>
                <w:lang w:val="vi-VN"/>
              </w:rPr>
            </m:ctrlPr>
          </m:sSubPr>
          <m:e>
            <m:r>
              <w:rPr>
                <w:rFonts w:ascii="Cambria Math" w:hAnsi="Cambria Math"/>
                <w:lang w:val="vi-VN"/>
              </w:rPr>
              <m:t>f</m:t>
            </m:r>
          </m:e>
          <m:sub>
            <m:r>
              <w:rPr>
                <w:rFonts w:ascii="Cambria Math" w:hAnsi="Cambria Math"/>
                <w:lang w:val="vi-VN"/>
              </w:rPr>
              <m:t>t</m:t>
            </m:r>
          </m:sub>
        </m:sSub>
        <m:sSub>
          <m:sSubPr>
            <m:ctrlPr>
              <w:rPr>
                <w:rFonts w:ascii="Cambria Math" w:hAnsi="Cambria Math"/>
                <w:i/>
                <w:iCs/>
                <w:lang w:val="vi-VN"/>
              </w:rPr>
            </m:ctrlPr>
          </m:sSubPr>
          <m:e>
            <m:r>
              <w:rPr>
                <w:rFonts w:ascii="Cambria Math" w:hAnsi="Cambria Math"/>
                <w:lang w:val="vi-VN"/>
              </w:rPr>
              <m:t>*c</m:t>
            </m:r>
          </m:e>
          <m:sub>
            <m:r>
              <w:rPr>
                <w:rFonts w:ascii="Cambria Math" w:hAnsi="Cambria Math"/>
                <w:lang w:val="vi-VN"/>
              </w:rPr>
              <m:t>t-1</m:t>
            </m:r>
          </m:sub>
        </m:sSub>
        <m:r>
          <w:rPr>
            <w:rFonts w:ascii="Cambria Math" w:hAnsi="Cambria Math"/>
            <w:lang w:val="vi-VN"/>
          </w:rPr>
          <m:t xml:space="preserve">+ </m:t>
        </m:r>
        <m:sSub>
          <m:sSubPr>
            <m:ctrlPr>
              <w:rPr>
                <w:rFonts w:ascii="Cambria Math" w:hAnsi="Cambria Math"/>
                <w:i/>
                <w:iCs/>
                <w:lang w:val="vi-VN"/>
              </w:rPr>
            </m:ctrlPr>
          </m:sSubPr>
          <m:e>
            <m:r>
              <w:rPr>
                <w:rFonts w:ascii="Cambria Math" w:hAnsi="Cambria Math"/>
                <w:lang w:val="vi-VN"/>
              </w:rPr>
              <m:t>i</m:t>
            </m:r>
          </m:e>
          <m:sub>
            <m:r>
              <w:rPr>
                <w:rFonts w:ascii="Cambria Math" w:hAnsi="Cambria Math"/>
                <w:lang w:val="vi-VN"/>
              </w:rPr>
              <m:t>t</m:t>
            </m:r>
          </m:sub>
        </m:sSub>
        <m:sSub>
          <m:sSubPr>
            <m:ctrlPr>
              <w:rPr>
                <w:rFonts w:ascii="Cambria Math" w:hAnsi="Cambria Math"/>
                <w:i/>
                <w:iCs/>
                <w:lang w:val="vi-VN"/>
              </w:rPr>
            </m:ctrlPr>
          </m:sSubPr>
          <m:e>
            <m:r>
              <w:rPr>
                <w:rFonts w:ascii="Cambria Math" w:hAnsi="Cambria Math"/>
                <w:lang w:val="vi-VN"/>
              </w:rPr>
              <m:t>*c</m:t>
            </m:r>
          </m:e>
          <m:sub>
            <m:r>
              <w:rPr>
                <w:rFonts w:ascii="Cambria Math" w:hAnsi="Cambria Math"/>
                <w:lang w:val="vi-VN"/>
              </w:rPr>
              <m:t>t</m:t>
            </m:r>
          </m:sub>
        </m:sSub>
      </m:oMath>
    </w:p>
    <w:p w14:paraId="5819DBFC" w14:textId="2D09C199" w:rsidR="00B57413" w:rsidRPr="00A27799" w:rsidRDefault="00B57413" w:rsidP="00E133E2">
      <w:pPr>
        <w:pStyle w:val="Heading2"/>
        <w:tabs>
          <w:tab w:val="clear" w:pos="3763"/>
          <w:tab w:val="num" w:pos="288"/>
        </w:tabs>
        <w:spacing w:line="276" w:lineRule="auto"/>
        <w:ind w:left="284"/>
        <w:rPr>
          <w:lang w:val="vi-VN"/>
        </w:rPr>
      </w:pPr>
      <w:r w:rsidRPr="00A27799">
        <w:rPr>
          <w:lang w:val="vi-VN"/>
        </w:rPr>
        <w:t>RNN</w:t>
      </w:r>
    </w:p>
    <w:p w14:paraId="26E270B0" w14:textId="20D30C44" w:rsidR="00C05E1F" w:rsidRPr="00706F3C" w:rsidRDefault="00E051A1" w:rsidP="00E133E2">
      <w:pPr>
        <w:spacing w:line="276" w:lineRule="auto"/>
        <w:ind w:firstLine="270"/>
        <w:rPr>
          <w:lang w:val="vi-VN"/>
        </w:rPr>
      </w:pPr>
      <w:r w:rsidRPr="00706F3C">
        <w:rPr>
          <w:lang w:val="vi-VN"/>
        </w:rPr>
        <w:t xml:space="preserve">Recurrent Neural Network (RNN) </w:t>
      </w:r>
      <w:r w:rsidR="00F719BB" w:rsidRPr="00706F3C">
        <w:rPr>
          <w:lang w:val="vi-VN"/>
        </w:rPr>
        <w:t>là một mô hình mạng neural hồi quy gồm 3 thành phần chính là Input layer, Hidden layer và Output layer</w:t>
      </w:r>
      <w:r w:rsidR="001F3371" w:rsidRPr="00B976AA">
        <w:rPr>
          <w:lang w:val="vi-VN"/>
        </w:rPr>
        <w:t xml:space="preserve"> [19]</w:t>
      </w:r>
      <w:r w:rsidR="00F719BB" w:rsidRPr="00706F3C">
        <w:rPr>
          <w:lang w:val="vi-VN"/>
        </w:rPr>
        <w:t>.</w:t>
      </w:r>
    </w:p>
    <w:p w14:paraId="4712D81E" w14:textId="02951D1B" w:rsidR="00F719BB" w:rsidRPr="00706F3C" w:rsidRDefault="00AF19F7" w:rsidP="00E133E2">
      <w:pPr>
        <w:spacing w:line="276" w:lineRule="auto"/>
        <w:ind w:firstLine="270"/>
        <w:rPr>
          <w:lang w:val="vi-VN"/>
        </w:rPr>
      </w:pPr>
      <w:r w:rsidRPr="00706F3C">
        <w:rPr>
          <w:lang w:val="vi-VN"/>
        </w:rPr>
        <w:t xml:space="preserve">Mô hình tổng hợp và lan truyền thông tin theo trình tự xâu chuỗi. </w:t>
      </w:r>
      <w:r w:rsidR="002A7ECA" w:rsidRPr="00706F3C">
        <w:rPr>
          <w:lang w:val="vi-VN"/>
        </w:rPr>
        <w:t>Mô hình được gọi là</w:t>
      </w:r>
      <w:r w:rsidR="00A93D5F" w:rsidRPr="00706F3C">
        <w:rPr>
          <w:lang w:val="vi-VN"/>
        </w:rPr>
        <w:t xml:space="preserve"> hồi quy vì thực hiện tính toán ở thời điểm </w:t>
      </w:r>
      <w:r w:rsidR="003F55A0" w:rsidRPr="00706F3C">
        <w:rPr>
          <w:lang w:val="vi-VN"/>
        </w:rPr>
        <w:t xml:space="preserve">hiện tại sẽ phụ thuộc vào </w:t>
      </w:r>
      <w:r w:rsidR="002F6BC1" w:rsidRPr="00706F3C">
        <w:rPr>
          <w:lang w:val="vi-VN"/>
        </w:rPr>
        <w:t xml:space="preserve">các kết quả tính toán ở những thời điểm trước đó. Do đó, RNN phải nhớ thông tin </w:t>
      </w:r>
      <w:r w:rsidR="00CB1F90" w:rsidRPr="00706F3C">
        <w:rPr>
          <w:lang w:val="vi-VN"/>
        </w:rPr>
        <w:t xml:space="preserve">đã được </w:t>
      </w:r>
      <w:r w:rsidR="00CB1F90" w:rsidRPr="00706F3C">
        <w:rPr>
          <w:lang w:val="vi-VN"/>
        </w:rPr>
        <w:lastRenderedPageBreak/>
        <w:t xml:space="preserve">đưa vào để tính toán trước </w:t>
      </w:r>
      <w:r w:rsidR="007E5642" w:rsidRPr="00706F3C">
        <w:rPr>
          <w:lang w:val="vi-VN"/>
        </w:rPr>
        <w:t>đó để phục vụ cho các bước tính toán sau này.</w:t>
      </w:r>
    </w:p>
    <w:p w14:paraId="2D12498C" w14:textId="21E00432" w:rsidR="007E5642" w:rsidRPr="00706F3C" w:rsidRDefault="00BF4A25" w:rsidP="00E133E2">
      <w:pPr>
        <w:spacing w:line="276" w:lineRule="auto"/>
        <w:ind w:firstLine="270"/>
        <w:rPr>
          <w:lang w:val="vi-VN"/>
        </w:rPr>
      </w:pPr>
      <w:r w:rsidRPr="00706F3C">
        <w:rPr>
          <w:lang w:val="vi-VN"/>
        </w:rPr>
        <w:t>S</w:t>
      </w:r>
      <w:r w:rsidR="00B85F17" w:rsidRPr="00706F3C">
        <w:rPr>
          <w:lang w:val="vi-VN"/>
        </w:rPr>
        <w:t xml:space="preserve">au nhiều bước biến đổi, các thông tin ở những bước đầu tiên bị biến </w:t>
      </w:r>
      <w:r w:rsidR="00BF4642" w:rsidRPr="00706F3C">
        <w:rPr>
          <w:lang w:val="vi-VN"/>
        </w:rPr>
        <w:t>đổi</w:t>
      </w:r>
      <w:r w:rsidR="00960754" w:rsidRPr="00706F3C">
        <w:rPr>
          <w:lang w:val="vi-VN"/>
        </w:rPr>
        <w:t xml:space="preserve"> nhiều lần dẫn đến bị triệt tiêu</w:t>
      </w:r>
      <w:r w:rsidR="00CD3613" w:rsidRPr="00706F3C">
        <w:rPr>
          <w:lang w:val="vi-VN"/>
        </w:rPr>
        <w:t>. Do đó, RNN chỉ có nhớ được một vài bước trước đó để mô hình</w:t>
      </w:r>
      <w:r w:rsidR="007018E9" w:rsidRPr="00706F3C">
        <w:rPr>
          <w:lang w:val="vi-VN"/>
        </w:rPr>
        <w:t xml:space="preserve"> được tối ưu nhất.</w:t>
      </w:r>
    </w:p>
    <w:p w14:paraId="2DA25140" w14:textId="65E0A6EA" w:rsidR="00800C5F" w:rsidRPr="0085744E" w:rsidRDefault="00E11742" w:rsidP="00E133E2">
      <w:pPr>
        <w:spacing w:line="276" w:lineRule="auto"/>
        <w:ind w:firstLine="270"/>
        <w:rPr>
          <w:lang w:val="vi-VN"/>
        </w:rPr>
      </w:pPr>
      <w:r w:rsidRPr="0085744E">
        <w:rPr>
          <w:lang w:val="vi-VN"/>
        </w:rPr>
        <w:t>Kiến</w:t>
      </w:r>
      <w:r w:rsidR="00800C5F" w:rsidRPr="0085744E">
        <w:rPr>
          <w:lang w:val="vi-VN"/>
        </w:rPr>
        <w:t xml:space="preserve"> trúc của RNN</w:t>
      </w:r>
      <w:r w:rsidR="00B71EC5" w:rsidRPr="00B976AA">
        <w:rPr>
          <w:lang w:val="vi-VN"/>
        </w:rPr>
        <w:t xml:space="preserve"> [STT]</w:t>
      </w:r>
      <w:r w:rsidR="00800C5F" w:rsidRPr="0085744E">
        <w:rPr>
          <w:lang w:val="vi-VN"/>
        </w:rPr>
        <w:t xml:space="preserve">: </w:t>
      </w:r>
    </w:p>
    <w:p w14:paraId="6D029DAE" w14:textId="77777777" w:rsidR="00E30FF3" w:rsidRDefault="00D30331" w:rsidP="00E133E2">
      <w:pPr>
        <w:keepNext/>
        <w:spacing w:line="276" w:lineRule="auto"/>
        <w:jc w:val="center"/>
      </w:pPr>
      <w:r w:rsidRPr="0085744E">
        <w:rPr>
          <w:noProof/>
          <w:lang w:val="vi-VN"/>
        </w:rPr>
        <w:drawing>
          <wp:inline distT="0" distB="0" distL="0" distR="0" wp14:anchorId="17623ACF" wp14:editId="53809D54">
            <wp:extent cx="2280780" cy="1162821"/>
            <wp:effectExtent l="0" t="0" r="5715" b="0"/>
            <wp:docPr id="1037320181" name="Picture 1037320181" descr="A picture containing screenshot, diagram,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20181" name="Picture 1" descr="A picture containing screenshot, diagram, text, line&#10;&#10;Description automatically generated"/>
                    <pic:cNvPicPr/>
                  </pic:nvPicPr>
                  <pic:blipFill>
                    <a:blip r:embed="rId20"/>
                    <a:stretch>
                      <a:fillRect/>
                    </a:stretch>
                  </pic:blipFill>
                  <pic:spPr>
                    <a:xfrm>
                      <a:off x="0" y="0"/>
                      <a:ext cx="2293185" cy="1169145"/>
                    </a:xfrm>
                    <a:prstGeom prst="rect">
                      <a:avLst/>
                    </a:prstGeom>
                  </pic:spPr>
                </pic:pic>
              </a:graphicData>
            </a:graphic>
          </wp:inline>
        </w:drawing>
      </w:r>
    </w:p>
    <w:p w14:paraId="22DCBFD0" w14:textId="0745B9F7" w:rsidR="00800C5F" w:rsidRPr="0085744E" w:rsidRDefault="00E30FF3" w:rsidP="00E133E2">
      <w:pPr>
        <w:pStyle w:val="Caption"/>
        <w:spacing w:line="276" w:lineRule="auto"/>
        <w:rPr>
          <w:lang w:val="vi-VN"/>
        </w:rPr>
      </w:pPr>
      <w:r>
        <w:t xml:space="preserve">Hình </w:t>
      </w:r>
      <w:r w:rsidR="001C2AD5">
        <w:t>3</w:t>
      </w:r>
      <w:r w:rsidR="00347053">
        <w:t>.</w:t>
      </w:r>
      <w:r>
        <w:t xml:space="preserve"> </w:t>
      </w:r>
      <w:r w:rsidRPr="00537C3D">
        <w:t>Kiến trúc RNN</w:t>
      </w:r>
    </w:p>
    <w:p w14:paraId="669225D5" w14:textId="0D75EAD3" w:rsidR="00C954AA" w:rsidRPr="0085744E" w:rsidRDefault="00C954AA" w:rsidP="00E133E2">
      <w:pPr>
        <w:spacing w:line="276" w:lineRule="auto"/>
        <w:ind w:firstLine="270"/>
        <w:rPr>
          <w:lang w:val="vi-VN"/>
        </w:rPr>
      </w:pPr>
      <w:r w:rsidRPr="0085744E">
        <w:rPr>
          <w:lang w:val="vi-VN"/>
        </w:rPr>
        <w:t xml:space="preserve">RNN được biểu diễn bằng công thức </w:t>
      </w:r>
      <w:r w:rsidR="00590E8F" w:rsidRPr="0085744E">
        <w:rPr>
          <w:lang w:val="vi-VN"/>
        </w:rPr>
        <w:t>sau</w:t>
      </w:r>
      <w:r w:rsidR="00652CBD" w:rsidRPr="0085744E">
        <w:rPr>
          <w:lang w:val="vi-VN"/>
        </w:rPr>
        <w:t>:</w:t>
      </w:r>
    </w:p>
    <w:p w14:paraId="096011DE" w14:textId="334DF2B5" w:rsidR="00FF2108" w:rsidRPr="0085744E" w:rsidRDefault="002561DD" w:rsidP="00E133E2">
      <w:pPr>
        <w:spacing w:line="276" w:lineRule="auto"/>
        <w:rPr>
          <w:lang w:val="vi-VN"/>
        </w:rPr>
      </w:pPr>
      <m:oMath>
        <m:sSup>
          <m:sSupPr>
            <m:ctrlPr>
              <w:rPr>
                <w:rFonts w:ascii="Cambria Math" w:hAnsi="Cambria Math"/>
                <w:i/>
                <w:lang w:val="vi-VN"/>
              </w:rPr>
            </m:ctrlPr>
          </m:sSupPr>
          <m:e>
            <m:r>
              <w:rPr>
                <w:rFonts w:ascii="Cambria Math" w:hAnsi="Cambria Math"/>
                <w:lang w:val="vi-VN"/>
              </w:rPr>
              <m:t>a</m:t>
            </m:r>
          </m:e>
          <m:sup>
            <m:r>
              <w:rPr>
                <w:rFonts w:ascii="Cambria Math" w:hAnsi="Cambria Math"/>
                <w:lang w:val="vi-VN"/>
              </w:rPr>
              <m:t>&lt;</m:t>
            </m:r>
            <m:r>
              <w:rPr>
                <w:rFonts w:ascii="Cambria Math" w:hAnsi="Cambria Math"/>
                <w:lang w:val="vi-VN"/>
              </w:rPr>
              <m:t>t</m:t>
            </m:r>
            <m:r>
              <w:rPr>
                <w:rFonts w:ascii="Cambria Math" w:hAnsi="Cambria Math"/>
                <w:lang w:val="vi-VN"/>
              </w:rPr>
              <m:t>-</m:t>
            </m:r>
            <m:r>
              <w:rPr>
                <w:rFonts w:ascii="Cambria Math" w:hAnsi="Cambria Math"/>
                <w:lang w:val="vi-VN"/>
              </w:rPr>
              <m:t>1&gt;</m:t>
            </m:r>
          </m:sup>
        </m:sSup>
        <m:r>
          <w:rPr>
            <w:rFonts w:ascii="Cambria Math" w:hAnsi="Cambria Math"/>
            <w:lang w:val="vi-VN"/>
          </w:rPr>
          <m:t>=</m:t>
        </m:r>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1</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aa</m:t>
            </m:r>
          </m:sub>
        </m:sSub>
        <m:sSup>
          <m:sSupPr>
            <m:ctrlPr>
              <w:rPr>
                <w:rFonts w:ascii="Cambria Math" w:hAnsi="Cambria Math"/>
                <w:i/>
                <w:lang w:val="vi-VN"/>
              </w:rPr>
            </m:ctrlPr>
          </m:sSupPr>
          <m:e>
            <m:r>
              <w:rPr>
                <w:rFonts w:ascii="Cambria Math" w:hAnsi="Cambria Math"/>
                <w:lang w:val="vi-VN"/>
              </w:rPr>
              <m:t>a</m:t>
            </m:r>
          </m:e>
          <m:sup>
            <m:r>
              <w:rPr>
                <w:rFonts w:ascii="Cambria Math" w:hAnsi="Cambria Math"/>
                <w:lang w:val="vi-VN"/>
              </w:rPr>
              <m:t>&lt;</m:t>
            </m:r>
            <m:r>
              <w:rPr>
                <w:rFonts w:ascii="Cambria Math" w:hAnsi="Cambria Math"/>
                <w:lang w:val="vi-VN"/>
              </w:rPr>
              <m:t>t</m:t>
            </m:r>
            <m:r>
              <w:rPr>
                <w:rFonts w:ascii="Cambria Math" w:hAnsi="Cambria Math"/>
                <w:lang w:val="vi-VN"/>
              </w:rPr>
              <m:t>-</m:t>
            </m:r>
            <m:r>
              <w:rPr>
                <w:rFonts w:ascii="Cambria Math" w:hAnsi="Cambria Math"/>
                <w:lang w:val="vi-VN"/>
              </w:rPr>
              <m:t>1&gt;</m:t>
            </m:r>
          </m:sup>
        </m:sSup>
        <m:r>
          <w:rPr>
            <w:rFonts w:ascii="Cambria Math" w:hAnsi="Cambria Math"/>
            <w:lang w:val="vi-VN"/>
          </w:rPr>
          <m:t>+</m:t>
        </m:r>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ax</m:t>
            </m:r>
          </m:sub>
        </m:sSub>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&lt;</m:t>
            </m:r>
            <m:r>
              <w:rPr>
                <w:rFonts w:ascii="Cambria Math" w:hAnsi="Cambria Math"/>
                <w:lang w:val="vi-VN"/>
              </w:rPr>
              <m:t>t</m:t>
            </m:r>
            <m:r>
              <w:rPr>
                <w:rFonts w:ascii="Cambria Math" w:hAnsi="Cambria Math"/>
                <w:lang w:val="vi-VN"/>
              </w:rPr>
              <m:t>&gt;</m:t>
            </m:r>
          </m:sup>
        </m:sSup>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b</m:t>
            </m:r>
          </m:e>
          <m:sub>
            <m:r>
              <w:rPr>
                <w:rFonts w:ascii="Cambria Math" w:hAnsi="Cambria Math"/>
                <w:lang w:val="vi-VN"/>
              </w:rPr>
              <m:t>a</m:t>
            </m:r>
          </m:sub>
        </m:sSub>
        <m:r>
          <w:rPr>
            <w:rFonts w:ascii="Cambria Math" w:hAnsi="Cambria Math"/>
            <w:lang w:val="vi-VN"/>
          </w:rPr>
          <m:t>)</m:t>
        </m:r>
      </m:oMath>
      <w:r w:rsidR="00710DF8" w:rsidRPr="0085744E">
        <w:rPr>
          <w:lang w:val="vi-VN"/>
        </w:rPr>
        <w:t xml:space="preserve"> và</w:t>
      </w:r>
    </w:p>
    <w:p w14:paraId="6AAF4F62" w14:textId="751F3F08" w:rsidR="006A4D75" w:rsidRPr="0085744E" w:rsidRDefault="002561DD" w:rsidP="00E133E2">
      <w:pPr>
        <w:spacing w:line="276" w:lineRule="auto"/>
        <w:rPr>
          <w:lang w:val="vi-VN"/>
        </w:rPr>
      </w:pPr>
      <m:oMathPara>
        <m:oMath>
          <m:sSup>
            <m:sSupPr>
              <m:ctrlPr>
                <w:rPr>
                  <w:rFonts w:ascii="Cambria Math" w:hAnsi="Cambria Math"/>
                  <w:i/>
                  <w:lang w:val="vi-VN"/>
                </w:rPr>
              </m:ctrlPr>
            </m:sSupPr>
            <m:e>
              <m:r>
                <w:rPr>
                  <w:rFonts w:ascii="Cambria Math" w:hAnsi="Cambria Math"/>
                  <w:lang w:val="vi-VN"/>
                </w:rPr>
                <m:t>y</m:t>
              </m:r>
            </m:e>
            <m:sup>
              <m:r>
                <w:rPr>
                  <w:rFonts w:ascii="Cambria Math" w:hAnsi="Cambria Math"/>
                  <w:lang w:val="vi-VN"/>
                </w:rPr>
                <m:t>&lt;</m:t>
              </m:r>
              <m:r>
                <w:rPr>
                  <w:rFonts w:ascii="Cambria Math" w:hAnsi="Cambria Math"/>
                  <w:lang w:val="vi-VN"/>
                </w:rPr>
                <m:t>t</m:t>
              </m:r>
              <m:r>
                <w:rPr>
                  <w:rFonts w:ascii="Cambria Math" w:hAnsi="Cambria Math"/>
                  <w:lang w:val="vi-VN"/>
                </w:rPr>
                <m:t>&gt;</m:t>
              </m:r>
            </m:sup>
          </m:sSup>
          <m:r>
            <w:rPr>
              <w:rFonts w:ascii="Cambria Math" w:hAnsi="Cambria Math"/>
              <w:lang w:val="vi-VN"/>
            </w:rPr>
            <m:t>=</m:t>
          </m:r>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2</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ya</m:t>
              </m:r>
            </m:sub>
          </m:sSub>
          <m:sSup>
            <m:sSupPr>
              <m:ctrlPr>
                <w:rPr>
                  <w:rFonts w:ascii="Cambria Math" w:hAnsi="Cambria Math"/>
                  <w:i/>
                  <w:lang w:val="vi-VN"/>
                </w:rPr>
              </m:ctrlPr>
            </m:sSupPr>
            <m:e>
              <m:r>
                <w:rPr>
                  <w:rFonts w:ascii="Cambria Math" w:hAnsi="Cambria Math"/>
                  <w:lang w:val="vi-VN"/>
                </w:rPr>
                <m:t>a</m:t>
              </m:r>
            </m:e>
            <m:sup>
              <m:r>
                <w:rPr>
                  <w:rFonts w:ascii="Cambria Math" w:hAnsi="Cambria Math"/>
                  <w:lang w:val="vi-VN"/>
                </w:rPr>
                <m:t>&lt;</m:t>
              </m:r>
              <m:r>
                <w:rPr>
                  <w:rFonts w:ascii="Cambria Math" w:hAnsi="Cambria Math"/>
                  <w:lang w:val="vi-VN"/>
                </w:rPr>
                <m:t>t</m:t>
              </m:r>
              <m:r>
                <w:rPr>
                  <w:rFonts w:ascii="Cambria Math" w:hAnsi="Cambria Math"/>
                  <w:lang w:val="vi-VN"/>
                </w:rPr>
                <m:t>&gt;</m:t>
              </m:r>
            </m:sup>
          </m:sSup>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b</m:t>
              </m:r>
            </m:e>
            <m:sub>
              <m:r>
                <w:rPr>
                  <w:rFonts w:ascii="Cambria Math" w:hAnsi="Cambria Math"/>
                  <w:lang w:val="vi-VN"/>
                </w:rPr>
                <m:t>y</m:t>
              </m:r>
            </m:sub>
          </m:sSub>
          <m:r>
            <w:rPr>
              <w:rFonts w:ascii="Cambria Math" w:hAnsi="Cambria Math"/>
              <w:lang w:val="vi-VN"/>
            </w:rPr>
            <m:t>)</m:t>
          </m:r>
        </m:oMath>
      </m:oMathPara>
    </w:p>
    <w:p w14:paraId="43694AC4" w14:textId="78CAD23F" w:rsidR="00652CBD" w:rsidRPr="0085744E" w:rsidRDefault="00FF2108" w:rsidP="00E133E2">
      <w:pPr>
        <w:spacing w:line="276" w:lineRule="auto"/>
        <w:ind w:firstLine="270"/>
        <w:rPr>
          <w:lang w:val="vi-VN"/>
        </w:rPr>
      </w:pPr>
      <w:r w:rsidRPr="0085744E">
        <w:rPr>
          <w:lang w:val="vi-VN"/>
        </w:rPr>
        <w:t>Trong đó:</w:t>
      </w:r>
    </w:p>
    <w:p w14:paraId="4C80FF4A" w14:textId="564892CE" w:rsidR="004A790F" w:rsidRPr="0085744E" w:rsidRDefault="002561DD" w:rsidP="00E133E2">
      <w:pPr>
        <w:spacing w:line="276" w:lineRule="auto"/>
        <w:ind w:left="270" w:firstLine="270"/>
        <w:rPr>
          <w:lang w:val="vi-VN"/>
        </w:rPr>
      </w:pPr>
      <m:oMath>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&lt;</m:t>
            </m:r>
            <m:r>
              <w:rPr>
                <w:rFonts w:ascii="Cambria Math" w:hAnsi="Cambria Math"/>
                <w:lang w:val="vi-VN"/>
              </w:rPr>
              <m:t>t</m:t>
            </m:r>
            <m:r>
              <w:rPr>
                <w:rFonts w:ascii="Cambria Math" w:hAnsi="Cambria Math"/>
                <w:lang w:val="vi-VN"/>
              </w:rPr>
              <m:t>&gt;</m:t>
            </m:r>
          </m:sup>
        </m:sSup>
      </m:oMath>
      <w:r w:rsidR="00571500" w:rsidRPr="0085744E">
        <w:rPr>
          <w:lang w:val="vi-VN"/>
        </w:rPr>
        <w:t xml:space="preserve"> : giá trị đầu vào tại thời điểm t</w:t>
      </w:r>
    </w:p>
    <w:p w14:paraId="7D3261C5" w14:textId="7F690B3C" w:rsidR="00256084" w:rsidRPr="0085744E" w:rsidRDefault="002561DD" w:rsidP="00E133E2">
      <w:pPr>
        <w:spacing w:line="276" w:lineRule="auto"/>
        <w:ind w:left="270" w:firstLine="270"/>
        <w:rPr>
          <w:lang w:val="vi-VN"/>
        </w:rPr>
      </w:pPr>
      <m:oMath>
        <m:sSup>
          <m:sSupPr>
            <m:ctrlPr>
              <w:rPr>
                <w:rFonts w:ascii="Cambria Math" w:hAnsi="Cambria Math"/>
                <w:i/>
                <w:lang w:val="vi-VN"/>
              </w:rPr>
            </m:ctrlPr>
          </m:sSupPr>
          <m:e>
            <m:r>
              <w:rPr>
                <w:rFonts w:ascii="Cambria Math" w:hAnsi="Cambria Math"/>
                <w:lang w:val="vi-VN"/>
              </w:rPr>
              <m:t>y</m:t>
            </m:r>
          </m:e>
          <m:sup>
            <m:r>
              <w:rPr>
                <w:rFonts w:ascii="Cambria Math" w:hAnsi="Cambria Math"/>
                <w:lang w:val="vi-VN"/>
              </w:rPr>
              <m:t>&lt;</m:t>
            </m:r>
            <m:r>
              <w:rPr>
                <w:rFonts w:ascii="Cambria Math" w:hAnsi="Cambria Math"/>
                <w:lang w:val="vi-VN"/>
              </w:rPr>
              <m:t>t</m:t>
            </m:r>
            <m:r>
              <w:rPr>
                <w:rFonts w:ascii="Cambria Math" w:hAnsi="Cambria Math"/>
                <w:lang w:val="vi-VN"/>
              </w:rPr>
              <m:t>&gt;</m:t>
            </m:r>
          </m:sup>
        </m:sSup>
      </m:oMath>
      <w:r w:rsidR="00256084" w:rsidRPr="0085744E">
        <w:rPr>
          <w:lang w:val="vi-VN"/>
        </w:rPr>
        <w:t xml:space="preserve"> : giá trị đầu ra tại thời điểm t</w:t>
      </w:r>
    </w:p>
    <w:p w14:paraId="397BE8BE" w14:textId="56DC38F8" w:rsidR="00571500" w:rsidRPr="0085744E" w:rsidRDefault="002561DD" w:rsidP="00E133E2">
      <w:pPr>
        <w:spacing w:line="276" w:lineRule="auto"/>
        <w:ind w:left="270" w:firstLine="270"/>
        <w:rPr>
          <w:lang w:val="vi-VN"/>
        </w:rPr>
      </w:pPr>
      <m:oMath>
        <m:sSup>
          <m:sSupPr>
            <m:ctrlPr>
              <w:rPr>
                <w:rFonts w:ascii="Cambria Math" w:hAnsi="Cambria Math"/>
                <w:i/>
                <w:lang w:val="vi-VN"/>
              </w:rPr>
            </m:ctrlPr>
          </m:sSupPr>
          <m:e>
            <m:r>
              <w:rPr>
                <w:rFonts w:ascii="Cambria Math" w:hAnsi="Cambria Math"/>
                <w:lang w:val="vi-VN"/>
              </w:rPr>
              <m:t>a</m:t>
            </m:r>
          </m:e>
          <m:sup>
            <m:r>
              <w:rPr>
                <w:rFonts w:ascii="Cambria Math" w:hAnsi="Cambria Math"/>
                <w:lang w:val="vi-VN"/>
              </w:rPr>
              <m:t>&lt;</m:t>
            </m:r>
            <m:r>
              <w:rPr>
                <w:rFonts w:ascii="Cambria Math" w:hAnsi="Cambria Math"/>
                <w:lang w:val="vi-VN"/>
              </w:rPr>
              <m:t>t</m:t>
            </m:r>
            <m:r>
              <w:rPr>
                <w:rFonts w:ascii="Cambria Math" w:hAnsi="Cambria Math"/>
                <w:lang w:val="vi-VN"/>
              </w:rPr>
              <m:t>&gt;</m:t>
            </m:r>
          </m:sup>
        </m:sSup>
      </m:oMath>
      <w:r w:rsidR="00571500" w:rsidRPr="0085744E">
        <w:rPr>
          <w:lang w:val="vi-VN"/>
        </w:rPr>
        <w:t xml:space="preserve"> : </w:t>
      </w:r>
      <w:r w:rsidR="00256084" w:rsidRPr="0085744E">
        <w:rPr>
          <w:lang w:val="vi-VN"/>
        </w:rPr>
        <w:t>giá trị kích hoạt</w:t>
      </w:r>
      <w:r w:rsidR="00571500" w:rsidRPr="0085744E">
        <w:rPr>
          <w:lang w:val="vi-VN"/>
        </w:rPr>
        <w:t xml:space="preserve"> </w:t>
      </w:r>
    </w:p>
    <w:p w14:paraId="7EB2165D" w14:textId="161E14AF" w:rsidR="001B3E6C" w:rsidRPr="0085744E" w:rsidRDefault="002561DD" w:rsidP="00E133E2">
      <w:pPr>
        <w:spacing w:line="276" w:lineRule="auto"/>
        <w:ind w:left="270" w:firstLine="270"/>
        <w:rPr>
          <w:lang w:val="vi-VN"/>
        </w:rPr>
      </w:pPr>
      <m:oMath>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aa</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ax</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ya</m:t>
            </m:r>
          </m:sub>
        </m:sSub>
        <m:r>
          <w:rPr>
            <w:rFonts w:ascii="Cambria Math" w:hAnsi="Cambria Math"/>
            <w:lang w:val="vi-VN"/>
          </w:rPr>
          <m:t xml:space="preserve"> </m:t>
        </m:r>
      </m:oMath>
      <w:r w:rsidR="001F6504" w:rsidRPr="0085744E">
        <w:rPr>
          <w:lang w:val="vi-VN"/>
        </w:rPr>
        <w:t>: các ma trận trọng số</w:t>
      </w:r>
    </w:p>
    <w:p w14:paraId="3CDF7B9D" w14:textId="6D11D408" w:rsidR="001F6504" w:rsidRPr="0085744E" w:rsidRDefault="002561DD" w:rsidP="00E133E2">
      <w:pPr>
        <w:spacing w:line="276" w:lineRule="auto"/>
        <w:ind w:left="270" w:firstLine="270"/>
        <w:rPr>
          <w:lang w:val="vi-VN"/>
        </w:rPr>
      </w:pPr>
      <m:oMath>
        <m:sSub>
          <m:sSubPr>
            <m:ctrlPr>
              <w:rPr>
                <w:rFonts w:ascii="Cambria Math" w:hAnsi="Cambria Math"/>
                <w:i/>
                <w:lang w:val="vi-VN"/>
              </w:rPr>
            </m:ctrlPr>
          </m:sSubPr>
          <m:e>
            <m:r>
              <w:rPr>
                <w:rFonts w:ascii="Cambria Math" w:hAnsi="Cambria Math"/>
                <w:lang w:val="vi-VN"/>
              </w:rPr>
              <m:t>b</m:t>
            </m:r>
          </m:e>
          <m:sub>
            <m:r>
              <w:rPr>
                <w:rFonts w:ascii="Cambria Math" w:hAnsi="Cambria Math"/>
                <w:lang w:val="vi-VN"/>
              </w:rPr>
              <m:t>a</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b</m:t>
            </m:r>
          </m:e>
          <m:sub>
            <m:r>
              <w:rPr>
                <w:rFonts w:ascii="Cambria Math" w:hAnsi="Cambria Math"/>
                <w:lang w:val="vi-VN"/>
              </w:rPr>
              <m:t>y</m:t>
            </m:r>
          </m:sub>
        </m:sSub>
      </m:oMath>
      <w:r w:rsidR="00CE4AA9" w:rsidRPr="0085744E">
        <w:rPr>
          <w:lang w:val="vi-VN"/>
        </w:rPr>
        <w:t xml:space="preserve"> : vecto</w:t>
      </w:r>
      <w:r w:rsidR="00464955" w:rsidRPr="0085744E">
        <w:rPr>
          <w:lang w:val="vi-VN"/>
        </w:rPr>
        <w:t>r độ lệch</w:t>
      </w:r>
      <w:r w:rsidR="00CE4AA9" w:rsidRPr="0085744E">
        <w:rPr>
          <w:lang w:val="vi-VN"/>
        </w:rPr>
        <w:t xml:space="preserve"> </w:t>
      </w:r>
    </w:p>
    <w:p w14:paraId="01063E5F" w14:textId="0034033E" w:rsidR="00256084" w:rsidRPr="0085744E" w:rsidRDefault="002561DD" w:rsidP="00E133E2">
      <w:pPr>
        <w:spacing w:line="276" w:lineRule="auto"/>
        <w:ind w:left="270" w:firstLine="270"/>
        <w:jc w:val="left"/>
        <w:rPr>
          <w:lang w:val="vi-VN"/>
        </w:rPr>
      </w:pPr>
      <m:oMath>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1</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2</m:t>
            </m:r>
          </m:sub>
        </m:sSub>
      </m:oMath>
      <w:r w:rsidR="001B3E6C" w:rsidRPr="0085744E">
        <w:rPr>
          <w:lang w:val="vi-VN"/>
        </w:rPr>
        <w:t xml:space="preserve"> : các hàm kích hoạt</w:t>
      </w:r>
    </w:p>
    <w:p w14:paraId="51E0A20A" w14:textId="71C4A316" w:rsidR="00B57413" w:rsidRPr="00A27799" w:rsidRDefault="00B57413" w:rsidP="00E133E2">
      <w:pPr>
        <w:pStyle w:val="Heading2"/>
        <w:tabs>
          <w:tab w:val="clear" w:pos="3763"/>
          <w:tab w:val="num" w:pos="288"/>
        </w:tabs>
        <w:spacing w:line="276" w:lineRule="auto"/>
        <w:ind w:left="284"/>
        <w:rPr>
          <w:lang w:val="vi-VN"/>
        </w:rPr>
      </w:pPr>
      <w:r w:rsidRPr="00A27799">
        <w:rPr>
          <w:lang w:val="vi-VN"/>
        </w:rPr>
        <w:t>GBT</w:t>
      </w:r>
    </w:p>
    <w:p w14:paraId="4B67C3BA" w14:textId="4A15729E" w:rsidR="007E2837" w:rsidRPr="0085744E" w:rsidRDefault="007E2837" w:rsidP="00E133E2">
      <w:pPr>
        <w:spacing w:line="276" w:lineRule="auto"/>
        <w:rPr>
          <w:lang w:val="vi-VN"/>
        </w:rPr>
      </w:pPr>
      <w:r w:rsidRPr="000F20D9">
        <w:rPr>
          <w:lang w:val="vi-VN"/>
        </w:rPr>
        <w:tab/>
        <w:t xml:space="preserve">Gradient Boosted Tree (GBT) là một thuật toán </w:t>
      </w:r>
      <w:r w:rsidR="0075097B" w:rsidRPr="0075097B">
        <w:rPr>
          <w:lang w:val="vi-VN"/>
        </w:rPr>
        <w:t>machine learning</w:t>
      </w:r>
      <w:r w:rsidRPr="000F20D9">
        <w:rPr>
          <w:lang w:val="vi-VN"/>
        </w:rPr>
        <w:t xml:space="preserve">, </w:t>
      </w:r>
      <w:r w:rsidR="00C47874" w:rsidRPr="000F20D9">
        <w:rPr>
          <w:lang w:val="vi-VN"/>
        </w:rPr>
        <w:t>được sử dụng trong các tác vụ hồi quy và phân loại</w:t>
      </w:r>
      <w:r w:rsidR="0075097B" w:rsidRPr="0075097B">
        <w:rPr>
          <w:lang w:val="vi-VN"/>
        </w:rPr>
        <w:t>.</w:t>
      </w:r>
      <w:r w:rsidRPr="0075097B">
        <w:rPr>
          <w:lang w:val="vi-VN"/>
        </w:rPr>
        <w:t xml:space="preserve"> </w:t>
      </w:r>
      <w:r w:rsidRPr="000F20D9">
        <w:rPr>
          <w:lang w:val="vi-VN"/>
        </w:rPr>
        <w:t>Gradient boosting được diễn giải như một thuật toán tối ưu hóa dựa trên một hàm chi phí phù hợp, dựa trên quan sát của Leo Breiman[</w:t>
      </w:r>
      <w:r w:rsidR="001F3371" w:rsidRPr="00B976AA">
        <w:rPr>
          <w:lang w:val="vi-VN"/>
        </w:rPr>
        <w:t>20</w:t>
      </w:r>
      <w:r w:rsidRPr="000F20D9">
        <w:rPr>
          <w:lang w:val="vi-VN"/>
        </w:rPr>
        <w:t xml:space="preserve">]. Cụ thể hơn, các thuật toán Gradient Boosting đã được phát triển dưới góc nhìn hạ gradient trong không gian hàm số - nghĩa là các thuật toán tối ưu hóa một hàm chi phí qua không gian hàm số bằng cách lựa chọn lặp đi lặp lại một hàm (giả thuyết yếu) chỉ vào hướng gradient âm. </w:t>
      </w:r>
    </w:p>
    <w:p w14:paraId="5C4346EE" w14:textId="2BBB4E2D" w:rsidR="00545C7D" w:rsidRPr="00545C7D" w:rsidRDefault="00545C7D" w:rsidP="00756BC5">
      <w:pPr>
        <w:spacing w:line="276" w:lineRule="auto"/>
        <w:rPr>
          <w:noProof/>
          <w:lang w:val="vi-VN"/>
        </w:rPr>
      </w:pPr>
      <w:r>
        <w:rPr>
          <w:noProof/>
          <w:lang w:val="vi-VN"/>
        </w:rPr>
        <w:tab/>
      </w:r>
      <w:r w:rsidRPr="00545C7D">
        <w:rPr>
          <w:noProof/>
          <w:lang w:val="vi-VN"/>
        </w:rPr>
        <w:t>Công thức chính của GBT:</w:t>
      </w:r>
    </w:p>
    <w:p w14:paraId="066AE2EF" w14:textId="0E3060C8" w:rsidR="00EB4CEB" w:rsidRPr="0085744E" w:rsidRDefault="002561DD" w:rsidP="00756BC5">
      <w:pPr>
        <w:spacing w:line="276" w:lineRule="auto"/>
        <w:rPr>
          <w:noProof/>
          <w:lang w:val="vi-VN"/>
        </w:rPr>
      </w:pPr>
      <m:oMathPara>
        <m:oMath>
          <m:sSub>
            <m:sSubPr>
              <m:ctrlPr>
                <w:rPr>
                  <w:rFonts w:ascii="Cambria Math" w:hAnsi="Cambria Math"/>
                  <w:noProof/>
                  <w:lang w:val="vi-VN"/>
                </w:rPr>
              </m:ctrlPr>
            </m:sSubPr>
            <m:e>
              <m:r>
                <w:rPr>
                  <w:rFonts w:ascii="Cambria Math" w:hAnsi="Cambria Math"/>
                  <w:noProof/>
                  <w:lang w:val="vi-VN"/>
                </w:rPr>
                <m:t>F</m:t>
              </m:r>
            </m:e>
            <m:sub>
              <m:r>
                <w:rPr>
                  <w:rFonts w:ascii="Cambria Math" w:hAnsi="Cambria Math"/>
                  <w:noProof/>
                  <w:lang w:val="vi-VN"/>
                </w:rPr>
                <m:t>i+1</m:t>
              </m:r>
            </m:sub>
          </m:sSub>
          <m: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F</m:t>
              </m:r>
            </m:e>
            <m:sub>
              <m:r>
                <w:rPr>
                  <w:rFonts w:ascii="Cambria Math" w:hAnsi="Cambria Math"/>
                  <w:noProof/>
                  <w:lang w:val="vi-VN"/>
                </w:rPr>
                <m:t>i</m:t>
              </m:r>
            </m:sub>
          </m:sSub>
          <m:r>
            <w:rPr>
              <w:rFonts w:ascii="Cambria Math" w:hAnsi="Cambria Math"/>
              <w:noProof/>
              <w:lang w:val="vi-VN"/>
            </w:rPr>
            <m:t>-γ</m:t>
          </m:r>
          <m:sSub>
            <m:sSubPr>
              <m:ctrlPr>
                <w:rPr>
                  <w:rFonts w:ascii="Cambria Math" w:hAnsi="Cambria Math"/>
                  <w:noProof/>
                  <w:lang w:val="vi-VN"/>
                </w:rPr>
              </m:ctrlPr>
            </m:sSubPr>
            <m:e>
              <m:r>
                <w:rPr>
                  <w:rFonts w:ascii="Cambria Math" w:hAnsi="Cambria Math"/>
                  <w:noProof/>
                  <w:lang w:val="vi-VN"/>
                </w:rPr>
                <m:t>f</m:t>
              </m:r>
            </m:e>
            <m:sub>
              <m:r>
                <w:rPr>
                  <w:rFonts w:ascii="Cambria Math" w:hAnsi="Cambria Math"/>
                  <w:noProof/>
                  <w:lang w:val="vi-VN"/>
                </w:rPr>
                <m:t>i</m:t>
              </m:r>
            </m:sub>
          </m:sSub>
        </m:oMath>
      </m:oMathPara>
    </w:p>
    <w:p w14:paraId="2128AD31" w14:textId="25B2190D" w:rsidR="000E1CF3" w:rsidRPr="00B976AA" w:rsidRDefault="00545C7D" w:rsidP="009306F4">
      <w:pPr>
        <w:spacing w:line="276" w:lineRule="auto"/>
        <w:rPr>
          <w:lang w:val="vi-VN"/>
        </w:rPr>
      </w:pPr>
      <w:r w:rsidRPr="00545C7D">
        <w:rPr>
          <w:noProof/>
          <w:lang w:val="vi-VN"/>
        </w:rPr>
        <w:t>T</w:t>
      </w:r>
      <w:r w:rsidRPr="00B976AA">
        <w:rPr>
          <w:lang w:val="vi-VN"/>
        </w:rPr>
        <w:t>rong đó:</w:t>
      </w:r>
    </w:p>
    <w:p w14:paraId="1CABAE64" w14:textId="709E0552" w:rsidR="00982060" w:rsidRPr="00B976AA" w:rsidRDefault="00982060" w:rsidP="009306F4">
      <w:pPr>
        <w:spacing w:line="276" w:lineRule="auto"/>
        <w:rPr>
          <w:lang w:val="vi-VN"/>
        </w:rPr>
      </w:pPr>
      <w:r w:rsidRPr="00B976AA">
        <w:rPr>
          <w:rStyle w:val="mord"/>
          <w:lang w:val="vi-VN"/>
        </w:rPr>
        <w:tab/>
      </w:r>
      <w:r w:rsidRPr="00B976AA">
        <w:rPr>
          <w:rStyle w:val="vlist-s"/>
          <w:lang w:val="vi-VN"/>
        </w:rPr>
        <w:t>​</w:t>
      </w:r>
      <w:r w:rsidR="009C3F3C" w:rsidRPr="00B976AA">
        <w:rPr>
          <w:rFonts w:ascii="Cambria Math" w:hAnsi="Cambria Math"/>
          <w:lang w:val="vi-VN"/>
        </w:rPr>
        <w:t xml:space="preserve"> </w:t>
      </w:r>
      <m:oMath>
        <m:sSub>
          <m:sSubPr>
            <m:ctrlPr>
              <w:rPr>
                <w:rFonts w:ascii="Cambria Math" w:hAnsi="Cambria Math"/>
                <w:noProof/>
                <w:lang w:val="vi-VN"/>
              </w:rPr>
            </m:ctrlPr>
          </m:sSubPr>
          <m:e>
            <m:r>
              <w:rPr>
                <w:rFonts w:ascii="Cambria Math" w:hAnsi="Cambria Math"/>
                <w:noProof/>
                <w:lang w:val="vi-VN"/>
              </w:rPr>
              <m:t>F</m:t>
            </m:r>
          </m:e>
          <m:sub>
            <m:r>
              <w:rPr>
                <w:rFonts w:ascii="Cambria Math" w:hAnsi="Cambria Math"/>
                <w:noProof/>
                <w:lang w:val="vi-VN"/>
              </w:rPr>
              <m:t>i</m:t>
            </m:r>
          </m:sub>
        </m:sSub>
      </m:oMath>
      <w:r w:rsidRPr="00B976AA">
        <w:rPr>
          <w:lang w:val="vi-VN"/>
        </w:rPr>
        <w:t xml:space="preserve"> là mô hình mạnh tại bước thứ</w:t>
      </w:r>
      <w:r w:rsidR="009C3F3C" w:rsidRPr="00B976AA">
        <w:rPr>
          <w:lang w:val="vi-VN"/>
        </w:rPr>
        <w:t xml:space="preserve"> </w:t>
      </w:r>
      <w:r w:rsidR="00D74644" w:rsidRPr="00B976AA">
        <w:rPr>
          <w:lang w:val="vi-VN"/>
        </w:rPr>
        <w:t>i</w:t>
      </w:r>
      <w:r w:rsidRPr="00B976AA">
        <w:rPr>
          <w:lang w:val="vi-VN"/>
        </w:rPr>
        <w:t xml:space="preserve">. </w:t>
      </w:r>
    </w:p>
    <w:p w14:paraId="347AF4C4" w14:textId="0C388DA1" w:rsidR="00D74644" w:rsidRPr="00B976AA" w:rsidRDefault="00D74644" w:rsidP="009306F4">
      <w:pPr>
        <w:spacing w:line="276" w:lineRule="auto"/>
        <w:rPr>
          <w:lang w:val="vi-VN"/>
        </w:rPr>
      </w:pPr>
      <w:r w:rsidRPr="00B976AA">
        <w:rPr>
          <w:rStyle w:val="mord"/>
          <w:lang w:val="vi-VN"/>
        </w:rPr>
        <w:tab/>
      </w:r>
      <m:oMath>
        <m:sSub>
          <m:sSubPr>
            <m:ctrlPr>
              <w:rPr>
                <w:rFonts w:ascii="Cambria Math" w:hAnsi="Cambria Math"/>
                <w:noProof/>
                <w:lang w:val="vi-VN"/>
              </w:rPr>
            </m:ctrlPr>
          </m:sSubPr>
          <m:e>
            <m:r>
              <w:rPr>
                <w:rFonts w:ascii="Cambria Math" w:hAnsi="Cambria Math"/>
                <w:noProof/>
                <w:lang w:val="vi-VN"/>
              </w:rPr>
              <m:t>f</m:t>
            </m:r>
          </m:e>
          <m:sub>
            <m:r>
              <w:rPr>
                <w:rFonts w:ascii="Cambria Math" w:hAnsi="Cambria Math"/>
                <w:noProof/>
                <w:lang w:val="vi-VN"/>
              </w:rPr>
              <m:t>i</m:t>
            </m:r>
          </m:sub>
        </m:sSub>
      </m:oMath>
      <w:r w:rsidRPr="00B976AA">
        <w:rPr>
          <w:lang w:val="vi-VN"/>
        </w:rPr>
        <w:t xml:space="preserve"> là mô hình yếu tại bước thứ i.</w:t>
      </w:r>
    </w:p>
    <w:p w14:paraId="1077B1B0" w14:textId="19B73D29" w:rsidR="00D8488F" w:rsidRPr="00B976AA" w:rsidRDefault="00D8488F" w:rsidP="009306F4">
      <w:pPr>
        <w:spacing w:line="276" w:lineRule="auto"/>
        <w:rPr>
          <w:lang w:val="vi-VN"/>
        </w:rPr>
      </w:pPr>
      <w:r w:rsidRPr="00B976AA">
        <w:rPr>
          <w:lang w:val="vi-VN"/>
        </w:rPr>
        <w:tab/>
      </w:r>
      <w:r w:rsidR="004F4CCE">
        <w:rPr>
          <w:rStyle w:val="mord"/>
        </w:rPr>
        <w:t>γ</w:t>
      </w:r>
      <w:r w:rsidR="004F4CCE" w:rsidRPr="00B976AA">
        <w:rPr>
          <w:lang w:val="vi-VN"/>
        </w:rPr>
        <w:t xml:space="preserve"> là giá trị thu nhỏ. Kiểm soát tốc độ học của mô hình mạnh và giúp giới hạn quá khớp</w:t>
      </w:r>
    </w:p>
    <w:p w14:paraId="51F99579" w14:textId="79F18B46" w:rsidR="00232B74" w:rsidRPr="0099663A" w:rsidRDefault="00232B74" w:rsidP="00232B74">
      <w:pPr>
        <w:pStyle w:val="ListParagraph"/>
        <w:spacing w:line="276" w:lineRule="auto"/>
        <w:ind w:left="0" w:firstLine="426"/>
        <w:rPr>
          <w:noProof/>
          <w:lang w:val="vi-VN"/>
        </w:rPr>
      </w:pPr>
      <w:r w:rsidRPr="000B2F0D">
        <w:rPr>
          <w:noProof/>
          <w:lang w:val="vi-VN"/>
        </w:rPr>
        <w:t>Để tối ưu</w:t>
      </w:r>
      <w:r w:rsidR="000B2F0D" w:rsidRPr="000B2F0D">
        <w:rPr>
          <w:noProof/>
          <w:lang w:val="vi-VN"/>
        </w:rPr>
        <w:t xml:space="preserve"> thuật toán Grandi</w:t>
      </w:r>
      <w:r w:rsidR="000B2F0D" w:rsidRPr="00031CDB">
        <w:rPr>
          <w:noProof/>
          <w:lang w:val="vi-VN"/>
        </w:rPr>
        <w:t xml:space="preserve">ent Boosted Trees nhóm sử dụng phương pháp </w:t>
      </w:r>
      <w:r w:rsidR="00031CDB" w:rsidRPr="00031CDB">
        <w:rPr>
          <w:noProof/>
          <w:lang w:val="vi-VN"/>
        </w:rPr>
        <w:t>RandomSearch</w:t>
      </w:r>
      <w:r w:rsidR="006B08FA" w:rsidRPr="006B08FA">
        <w:rPr>
          <w:noProof/>
          <w:lang w:val="vi-VN"/>
        </w:rPr>
        <w:t xml:space="preserve"> cùng với các phương pháp ngăn ngừa overfitting</w:t>
      </w:r>
      <w:r w:rsidR="00031CDB" w:rsidRPr="00031CDB">
        <w:rPr>
          <w:noProof/>
          <w:lang w:val="vi-VN"/>
        </w:rPr>
        <w:t xml:space="preserve"> để tìm kiếm ngẫu nhiên tham số trên </w:t>
      </w:r>
      <w:r w:rsidR="006B08FA" w:rsidRPr="006B08FA">
        <w:rPr>
          <w:noProof/>
          <w:lang w:val="vi-VN"/>
        </w:rPr>
        <w:t xml:space="preserve">mạmg </w:t>
      </w:r>
      <w:r w:rsidR="00031CDB" w:rsidRPr="00031CDB">
        <w:rPr>
          <w:noProof/>
          <w:lang w:val="vi-VN"/>
        </w:rPr>
        <w:t xml:space="preserve">được thiết lập sẵn, điều này giúp tiết kiệm thời gian, </w:t>
      </w:r>
      <w:r w:rsidR="006B08FA" w:rsidRPr="006B08FA">
        <w:rPr>
          <w:noProof/>
          <w:lang w:val="vi-VN"/>
        </w:rPr>
        <w:t xml:space="preserve">chi phí đồng thời </w:t>
      </w:r>
      <w:r w:rsidR="0099663A" w:rsidRPr="0099663A">
        <w:rPr>
          <w:noProof/>
          <w:lang w:val="vi-VN"/>
        </w:rPr>
        <w:t>ngăn ngừa</w:t>
      </w:r>
      <w:r w:rsidR="0073457E" w:rsidRPr="0073457E">
        <w:rPr>
          <w:noProof/>
          <w:lang w:val="vi-VN"/>
        </w:rPr>
        <w:t xml:space="preserve"> overfitting nhưng vẫn </w:t>
      </w:r>
      <w:r w:rsidR="0099663A" w:rsidRPr="0099663A">
        <w:rPr>
          <w:noProof/>
          <w:lang w:val="vi-VN"/>
        </w:rPr>
        <w:t>tìm kiếm được tham số tốt nhất.</w:t>
      </w:r>
    </w:p>
    <w:p w14:paraId="788720F5" w14:textId="4F7C8BC5" w:rsidR="00B57413" w:rsidRPr="00A27799" w:rsidRDefault="00B57413" w:rsidP="00E133E2">
      <w:pPr>
        <w:pStyle w:val="Heading2"/>
        <w:tabs>
          <w:tab w:val="clear" w:pos="3763"/>
          <w:tab w:val="num" w:pos="288"/>
        </w:tabs>
        <w:spacing w:line="276" w:lineRule="auto"/>
        <w:ind w:left="284"/>
        <w:rPr>
          <w:lang w:val="vi-VN"/>
        </w:rPr>
      </w:pPr>
      <w:r w:rsidRPr="00A27799">
        <w:rPr>
          <w:lang w:val="vi-VN"/>
        </w:rPr>
        <w:t>HMM</w:t>
      </w:r>
    </w:p>
    <w:p w14:paraId="2B96B1FA" w14:textId="408D9864" w:rsidR="002342DA" w:rsidRPr="00F62FAD" w:rsidRDefault="004B4E86" w:rsidP="00E133E2">
      <w:pPr>
        <w:spacing w:line="276" w:lineRule="auto"/>
        <w:ind w:firstLine="270"/>
        <w:rPr>
          <w:lang w:val="vi-VN"/>
        </w:rPr>
      </w:pPr>
      <w:r w:rsidRPr="00B976AA">
        <w:rPr>
          <w:lang w:val="vi-VN"/>
        </w:rPr>
        <w:t xml:space="preserve">Theo </w:t>
      </w:r>
      <w:r w:rsidRPr="00440E2D">
        <w:rPr>
          <w:lang w:val="vi-VN"/>
        </w:rPr>
        <w:t>Raihan Tanvir</w:t>
      </w:r>
      <w:r w:rsidRPr="00F62FAD">
        <w:rPr>
          <w:lang w:val="vi-VN"/>
        </w:rPr>
        <w:t xml:space="preserve"> </w:t>
      </w:r>
      <w:r w:rsidRPr="00B976AA">
        <w:rPr>
          <w:lang w:val="vi-VN"/>
        </w:rPr>
        <w:t>và đồng nghiệp (2023) [</w:t>
      </w:r>
      <w:r w:rsidR="00DB1537" w:rsidRPr="00B976AA">
        <w:rPr>
          <w:lang w:val="vi-VN"/>
        </w:rPr>
        <w:t>9</w:t>
      </w:r>
      <w:r w:rsidRPr="00B976AA">
        <w:rPr>
          <w:lang w:val="vi-VN"/>
        </w:rPr>
        <w:t>]</w:t>
      </w:r>
      <w:r w:rsidR="00DB1537" w:rsidRPr="00B976AA">
        <w:rPr>
          <w:lang w:val="vi-VN"/>
        </w:rPr>
        <w:t xml:space="preserve">, </w:t>
      </w:r>
      <w:r w:rsidR="002342DA" w:rsidRPr="00F62FAD">
        <w:rPr>
          <w:lang w:val="vi-VN"/>
        </w:rPr>
        <w:t xml:space="preserve">Hidden </w:t>
      </w:r>
      <w:r w:rsidR="00516A28" w:rsidRPr="00F62FAD">
        <w:rPr>
          <w:lang w:val="vi-VN"/>
        </w:rPr>
        <w:t xml:space="preserve">Markov Model (HMM) là </w:t>
      </w:r>
      <w:r w:rsidR="0035420C" w:rsidRPr="00F62FAD">
        <w:rPr>
          <w:lang w:val="vi-VN"/>
        </w:rPr>
        <w:t xml:space="preserve">một mô hình thống kê được </w:t>
      </w:r>
      <w:r w:rsidR="000603B3" w:rsidRPr="00F62FAD">
        <w:rPr>
          <w:lang w:val="vi-VN"/>
        </w:rPr>
        <w:t>xử dụng trong</w:t>
      </w:r>
      <w:r w:rsidR="009F6CEA" w:rsidRPr="00F62FAD">
        <w:rPr>
          <w:lang w:val="vi-VN"/>
        </w:rPr>
        <w:t xml:space="preserve"> lĩnh vực xử lý ngôn ngữ tự nhiên, </w:t>
      </w:r>
      <w:r w:rsidR="003B03A4" w:rsidRPr="00F62FAD">
        <w:rPr>
          <w:lang w:val="vi-VN"/>
        </w:rPr>
        <w:t>nhận dạng giọng nói, phân tích chuỗi DNA, xử lý ảnh.</w:t>
      </w:r>
      <w:r w:rsidR="00401397" w:rsidRPr="00F62FAD">
        <w:rPr>
          <w:lang w:val="vi-VN"/>
        </w:rPr>
        <w:t xml:space="preserve"> Trong đó, mô hình cho phép dự đoán trạng thái ẩn dựa trên các quan sát </w:t>
      </w:r>
      <w:r w:rsidR="002358AE" w:rsidRPr="00F62FAD">
        <w:rPr>
          <w:lang w:val="vi-VN"/>
        </w:rPr>
        <w:t>được từ thực tế.</w:t>
      </w:r>
    </w:p>
    <w:p w14:paraId="4B0CA047" w14:textId="0B6BFB73" w:rsidR="003B03A4" w:rsidRPr="00F62FAD" w:rsidRDefault="00096716" w:rsidP="00E133E2">
      <w:pPr>
        <w:spacing w:line="276" w:lineRule="auto"/>
        <w:ind w:firstLine="270"/>
        <w:rPr>
          <w:lang w:val="vi-VN"/>
        </w:rPr>
      </w:pPr>
      <w:r w:rsidRPr="00F62FAD">
        <w:rPr>
          <w:lang w:val="vi-VN"/>
        </w:rPr>
        <w:t xml:space="preserve">Mô hình </w:t>
      </w:r>
      <w:r w:rsidR="00544E5D" w:rsidRPr="00F62FAD">
        <w:rPr>
          <w:lang w:val="vi-VN"/>
        </w:rPr>
        <w:t xml:space="preserve">gồm </w:t>
      </w:r>
      <w:r w:rsidR="005E41DF" w:rsidRPr="003C0ED7">
        <w:rPr>
          <w:lang w:val="vi-VN"/>
        </w:rPr>
        <w:t>3</w:t>
      </w:r>
      <w:r w:rsidR="00544E5D" w:rsidRPr="00F62FAD">
        <w:rPr>
          <w:lang w:val="vi-VN"/>
        </w:rPr>
        <w:t xml:space="preserve"> </w:t>
      </w:r>
      <w:r w:rsidR="00081128" w:rsidRPr="003C0ED7">
        <w:rPr>
          <w:lang w:val="vi-VN"/>
        </w:rPr>
        <w:t xml:space="preserve">tham số </w:t>
      </w:r>
      <w:r w:rsidR="00544E5D" w:rsidRPr="00F62FAD">
        <w:rPr>
          <w:lang w:val="vi-VN"/>
        </w:rPr>
        <w:t>chính chính</w:t>
      </w:r>
      <w:r w:rsidR="00843E52" w:rsidRPr="00703C9A">
        <w:rPr>
          <w:noProof/>
          <w:lang w:val="vi-VN"/>
        </w:rPr>
        <w:t xml:space="preserve"> (</w:t>
      </w:r>
      <m:oMath>
        <m:r>
          <w:rPr>
            <w:rFonts w:ascii="Cambria Math" w:hAnsi="Cambria Math"/>
            <w:noProof/>
            <w:lang w:val="vi-VN"/>
          </w:rPr>
          <m:t>λ</m:t>
        </m:r>
      </m:oMath>
      <w:r w:rsidR="00843E52" w:rsidRPr="00703C9A">
        <w:rPr>
          <w:noProof/>
          <w:lang w:val="vi-VN"/>
        </w:rPr>
        <w:t>)</w:t>
      </w:r>
      <w:r w:rsidR="00544E5D" w:rsidRPr="0085744E">
        <w:rPr>
          <w:noProof/>
          <w:lang w:val="vi-VN"/>
        </w:rPr>
        <w:t>:</w:t>
      </w:r>
      <w:r w:rsidR="00EB1416" w:rsidRPr="00F62FAD">
        <w:rPr>
          <w:lang w:val="vi-VN"/>
        </w:rPr>
        <w:t xml:space="preserve"> </w:t>
      </w:r>
      <w:r w:rsidR="0028085B" w:rsidRPr="00F62FAD">
        <w:rPr>
          <w:lang w:val="vi-VN"/>
        </w:rPr>
        <w:t>ma trận sác xuất chuyển đổi trạng thái (</w:t>
      </w:r>
      <w:r w:rsidR="0028085B" w:rsidRPr="00A7535F">
        <w:rPr>
          <w:i/>
          <w:lang w:val="vi-VN"/>
        </w:rPr>
        <w:t>A</w:t>
      </w:r>
      <w:r w:rsidR="0028085B" w:rsidRPr="00F62FAD">
        <w:rPr>
          <w:lang w:val="vi-VN"/>
        </w:rPr>
        <w:t>), ma trận sác xuất quan sát (</w:t>
      </w:r>
      <w:r w:rsidR="0028085B" w:rsidRPr="00A7535F">
        <w:rPr>
          <w:i/>
          <w:lang w:val="vi-VN"/>
        </w:rPr>
        <w:t>B</w:t>
      </w:r>
      <w:r w:rsidR="0028085B" w:rsidRPr="00F62FAD">
        <w:rPr>
          <w:lang w:val="vi-VN"/>
        </w:rPr>
        <w:t xml:space="preserve">) </w:t>
      </w:r>
      <w:r w:rsidR="007A6E7B" w:rsidRPr="00703C9A">
        <w:rPr>
          <w:lang w:val="vi-VN"/>
        </w:rPr>
        <w:t>(</w:t>
      </w:r>
      <w:r w:rsidR="000F5661" w:rsidRPr="00703C9A">
        <w:rPr>
          <w:lang w:val="vi-VN"/>
        </w:rPr>
        <w:t>cung cấp xác suất b</w:t>
      </w:r>
      <w:r w:rsidR="000F5661" w:rsidRPr="00703C9A">
        <w:rPr>
          <w:vertAlign w:val="subscript"/>
          <w:lang w:val="vi-VN"/>
        </w:rPr>
        <w:t>j</w:t>
      </w:r>
      <w:r w:rsidR="0028085B" w:rsidRPr="0085744E">
        <w:rPr>
          <w:noProof/>
          <w:lang w:val="vi-VN"/>
        </w:rPr>
        <w:t xml:space="preserve"> </w:t>
      </w:r>
      <w:r w:rsidR="000F5661" w:rsidRPr="00703C9A">
        <w:rPr>
          <w:lang w:val="vi-VN"/>
        </w:rPr>
        <w:t xml:space="preserve">của quan sát </w:t>
      </w:r>
      <w:r w:rsidR="007A6E7B" w:rsidRPr="00703C9A">
        <w:rPr>
          <w:lang w:val="vi-VN"/>
        </w:rPr>
        <w:t>O</w:t>
      </w:r>
      <w:r w:rsidR="007A6E7B" w:rsidRPr="00703C9A">
        <w:rPr>
          <w:vertAlign w:val="subscript"/>
          <w:lang w:val="vi-VN"/>
        </w:rPr>
        <w:t>t</w:t>
      </w:r>
      <w:r w:rsidR="007A6E7B" w:rsidRPr="00703C9A">
        <w:rPr>
          <w:lang w:val="vi-VN"/>
        </w:rPr>
        <w:t>)</w:t>
      </w:r>
      <w:r w:rsidR="00F36515" w:rsidRPr="0028549C">
        <w:rPr>
          <w:lang w:val="vi-VN"/>
        </w:rPr>
        <w:t xml:space="preserve"> </w:t>
      </w:r>
      <w:r w:rsidR="0028085B" w:rsidRPr="00F62FAD">
        <w:rPr>
          <w:lang w:val="vi-VN"/>
        </w:rPr>
        <w:t>và phân phối xác suất ban đầu của các trạng thá</w:t>
      </w:r>
      <w:r w:rsidR="00C1401F" w:rsidRPr="00F62FAD">
        <w:rPr>
          <w:lang w:val="vi-VN"/>
        </w:rPr>
        <w:t>i ẩn (</w:t>
      </w:r>
      <m:oMath>
        <m:r>
          <w:rPr>
            <w:rFonts w:ascii="Cambria Math" w:hAnsi="Cambria Math"/>
            <w:noProof/>
            <w:lang w:val="vi-VN"/>
          </w:rPr>
          <m:t>π</m:t>
        </m:r>
      </m:oMath>
      <w:r w:rsidR="006E1563" w:rsidRPr="00F62FAD">
        <w:rPr>
          <w:lang w:val="vi-VN"/>
        </w:rPr>
        <w:t xml:space="preserve">). </w:t>
      </w:r>
    </w:p>
    <w:p w14:paraId="489015CA" w14:textId="77777777" w:rsidR="0004637D" w:rsidRPr="0085744E" w:rsidRDefault="0004637D" w:rsidP="00E133E2">
      <w:pPr>
        <w:spacing w:line="276" w:lineRule="auto"/>
        <w:ind w:firstLine="270"/>
        <w:rPr>
          <w:lang w:val="vi-VN"/>
        </w:rPr>
      </w:pPr>
      <w:r w:rsidRPr="0085744E">
        <w:rPr>
          <w:lang w:val="vi-VN"/>
        </w:rPr>
        <w:t>Giá trị quan sát của mô hình là một vector ba chiều biểu diễn thông tin cổ phiếu hàng ngày:</w:t>
      </w:r>
    </w:p>
    <w:p w14:paraId="7EDF4B07" w14:textId="1B6B163A" w:rsidR="0085744E" w:rsidRPr="00A7535F" w:rsidRDefault="00446341" w:rsidP="00E133E2">
      <w:pPr>
        <w:spacing w:line="276" w:lineRule="auto"/>
        <w:jc w:val="center"/>
        <w:rPr>
          <w:i/>
          <w:lang w:val="vi-VN"/>
        </w:rPr>
      </w:pPr>
      <w:r w:rsidRPr="00A7535F">
        <w:rPr>
          <w:i/>
          <w:lang w:val="vi-VN"/>
        </w:rPr>
        <w:t>O</w:t>
      </w:r>
      <w:r w:rsidRPr="00A7535F">
        <w:rPr>
          <w:i/>
          <w:vertAlign w:val="subscript"/>
          <w:lang w:val="vi-VN"/>
        </w:rPr>
        <w:t>t</w:t>
      </w:r>
      <w:r w:rsidRPr="00A7535F">
        <w:rPr>
          <w:i/>
          <w:lang w:val="vi-VN"/>
        </w:rPr>
        <w:t xml:space="preserve"> =</w:t>
      </w:r>
      <m:oMath>
        <m:r>
          <w:rPr>
            <w:rFonts w:ascii="Cambria Math" w:hAnsi="Cambria Math"/>
            <w:lang w:val="vi-VN"/>
          </w:rPr>
          <m:t xml:space="preserve"> </m:t>
        </m:r>
        <m:d>
          <m:dPr>
            <m:ctrlPr>
              <w:rPr>
                <w:rFonts w:ascii="Cambria Math" w:hAnsi="Cambria Math"/>
                <w:i/>
                <w:lang w:val="vi-VN"/>
              </w:rPr>
            </m:ctrlPr>
          </m:dPr>
          <m:e>
            <m:f>
              <m:fPr>
                <m:ctrlPr>
                  <w:rPr>
                    <w:rFonts w:ascii="Cambria Math" w:hAnsi="Cambria Math"/>
                    <w:i/>
                    <w:lang w:val="vi-VN"/>
                  </w:rPr>
                </m:ctrlPr>
              </m:fPr>
              <m:num>
                <m:r>
                  <w:rPr>
                    <w:rFonts w:ascii="Cambria Math" w:hAnsi="Cambria Math"/>
                    <w:lang w:val="vi-VN"/>
                  </w:rPr>
                  <m:t>Close-Open</m:t>
                </m:r>
              </m:num>
              <m:den>
                <m:r>
                  <w:rPr>
                    <w:rFonts w:ascii="Cambria Math" w:hAnsi="Cambria Math"/>
                    <w:lang w:val="vi-VN"/>
                  </w:rPr>
                  <m:t>Open</m:t>
                </m:r>
              </m:den>
            </m:f>
            <m:r>
              <w:rPr>
                <w:rFonts w:ascii="Cambria Math" w:hAnsi="Cambria Math"/>
                <w:lang w:val="vi-VN"/>
              </w:rPr>
              <m:t xml:space="preserve">, </m:t>
            </m:r>
            <m:f>
              <m:fPr>
                <m:ctrlPr>
                  <w:rPr>
                    <w:rFonts w:ascii="Cambria Math" w:hAnsi="Cambria Math"/>
                    <w:i/>
                    <w:lang w:val="vi-VN"/>
                  </w:rPr>
                </m:ctrlPr>
              </m:fPr>
              <m:num>
                <m:r>
                  <w:rPr>
                    <w:rFonts w:ascii="Cambria Math" w:hAnsi="Cambria Math"/>
                    <w:lang w:val="vi-VN"/>
                  </w:rPr>
                  <m:t>High-Open</m:t>
                </m:r>
              </m:num>
              <m:den>
                <m:r>
                  <w:rPr>
                    <w:rFonts w:ascii="Cambria Math" w:hAnsi="Cambria Math"/>
                    <w:lang w:val="vi-VN"/>
                  </w:rPr>
                  <m:t>Open</m:t>
                </m:r>
              </m:den>
            </m:f>
            <m:r>
              <w:rPr>
                <w:rFonts w:ascii="Cambria Math" w:hAnsi="Cambria Math"/>
                <w:lang w:val="vi-VN"/>
              </w:rPr>
              <m:t xml:space="preserve">, </m:t>
            </m:r>
            <m:f>
              <m:fPr>
                <m:ctrlPr>
                  <w:rPr>
                    <w:rFonts w:ascii="Cambria Math" w:hAnsi="Cambria Math"/>
                    <w:i/>
                    <w:lang w:val="vi-VN"/>
                  </w:rPr>
                </m:ctrlPr>
              </m:fPr>
              <m:num>
                <m:r>
                  <w:rPr>
                    <w:rFonts w:ascii="Cambria Math" w:hAnsi="Cambria Math"/>
                    <w:lang w:val="vi-VN"/>
                  </w:rPr>
                  <m:t>Open-Low</m:t>
                </m:r>
              </m:num>
              <m:den>
                <m:r>
                  <w:rPr>
                    <w:rFonts w:ascii="Cambria Math" w:hAnsi="Cambria Math"/>
                    <w:lang w:val="vi-VN"/>
                  </w:rPr>
                  <m:t>Open</m:t>
                </m:r>
              </m:den>
            </m:f>
          </m:e>
        </m:d>
      </m:oMath>
      <w:r w:rsidR="00416A6E" w:rsidRPr="00A7535F">
        <w:rPr>
          <w:i/>
          <w:lang w:val="vi-VN"/>
        </w:rPr>
        <w:t xml:space="preserve"> </w:t>
      </w:r>
    </w:p>
    <w:p w14:paraId="2B1329F5" w14:textId="2B76901B" w:rsidR="008912DF" w:rsidRPr="0028549C" w:rsidRDefault="00416A6E" w:rsidP="00E133E2">
      <w:pPr>
        <w:spacing w:line="276" w:lineRule="auto"/>
        <w:jc w:val="center"/>
        <w:rPr>
          <w:lang w:val="vi-VN"/>
        </w:rPr>
      </w:pPr>
      <w:r w:rsidRPr="00A7535F">
        <w:rPr>
          <w:i/>
          <w:lang w:val="vi-VN"/>
        </w:rPr>
        <w:t>:= (</w:t>
      </w:r>
      <w:r w:rsidRPr="00632754">
        <w:rPr>
          <w:i/>
          <w:lang w:val="vi-VN"/>
        </w:rPr>
        <w:t>frac</w:t>
      </w:r>
      <w:r w:rsidR="0085744E" w:rsidRPr="00632754">
        <w:rPr>
          <w:i/>
          <w:vertAlign w:val="subscript"/>
          <w:lang w:val="vi-VN"/>
        </w:rPr>
        <w:t>Change</w:t>
      </w:r>
      <w:r w:rsidR="0085744E" w:rsidRPr="00632754">
        <w:rPr>
          <w:i/>
          <w:lang w:val="vi-VN"/>
        </w:rPr>
        <w:t>, frac</w:t>
      </w:r>
      <w:r w:rsidR="0085744E" w:rsidRPr="00632754">
        <w:rPr>
          <w:i/>
          <w:vertAlign w:val="subscript"/>
          <w:lang w:val="vi-VN"/>
        </w:rPr>
        <w:t>High</w:t>
      </w:r>
      <w:r w:rsidR="0085744E" w:rsidRPr="00632754">
        <w:rPr>
          <w:i/>
          <w:lang w:val="vi-VN"/>
        </w:rPr>
        <w:t>, frac</w:t>
      </w:r>
      <w:r w:rsidR="0085744E" w:rsidRPr="00632754">
        <w:rPr>
          <w:i/>
          <w:vertAlign w:val="subscript"/>
          <w:lang w:val="vi-VN"/>
        </w:rPr>
        <w:t>Low</w:t>
      </w:r>
      <w:r w:rsidRPr="00A7535F">
        <w:rPr>
          <w:i/>
          <w:lang w:val="vi-VN"/>
        </w:rPr>
        <w:t>)</w:t>
      </w:r>
    </w:p>
    <w:p w14:paraId="7118D794" w14:textId="391C03C5" w:rsidR="0085744E" w:rsidRPr="00F12764" w:rsidRDefault="0031284B" w:rsidP="00E133E2">
      <w:pPr>
        <w:spacing w:line="276" w:lineRule="auto"/>
        <w:ind w:firstLine="270"/>
        <w:rPr>
          <w:lang w:val="vi-VN"/>
        </w:rPr>
      </w:pPr>
      <w:r w:rsidRPr="00F12764">
        <w:rPr>
          <w:lang w:val="vi-VN"/>
        </w:rPr>
        <w:t>Sử dụng phương pháp tối đa hóa hậu nghiệm</w:t>
      </w:r>
      <w:r w:rsidR="00C22080" w:rsidRPr="00F12764">
        <w:rPr>
          <w:lang w:val="vi-VN"/>
        </w:rPr>
        <w:t xml:space="preserve"> </w:t>
      </w:r>
      <w:r w:rsidR="001D6688" w:rsidRPr="00F12764">
        <w:rPr>
          <w:lang w:val="vi-VN"/>
        </w:rPr>
        <w:t xml:space="preserve">(MAP) </w:t>
      </w:r>
      <w:r w:rsidR="00C22080" w:rsidRPr="00F12764">
        <w:rPr>
          <w:lang w:val="vi-VN"/>
        </w:rPr>
        <w:t>để kiểm tra mô hình sau khi huấn luyện.</w:t>
      </w:r>
      <w:r w:rsidR="000C2E10" w:rsidRPr="00F12764">
        <w:rPr>
          <w:lang w:val="vi-VN"/>
        </w:rPr>
        <w:t xml:space="preserve"> Với việc sử dụng </w:t>
      </w:r>
      <w:r w:rsidR="000D60A6" w:rsidRPr="00F12764">
        <w:rPr>
          <w:lang w:val="vi-VN"/>
        </w:rPr>
        <w:t xml:space="preserve">dữ liệu từ </w:t>
      </w:r>
      <w:r w:rsidR="000D60A6" w:rsidRPr="00F12764">
        <w:rPr>
          <w:i/>
          <w:lang w:val="vi-VN"/>
        </w:rPr>
        <w:t>d</w:t>
      </w:r>
      <w:r w:rsidR="000D60A6" w:rsidRPr="00F12764">
        <w:rPr>
          <w:lang w:val="vi-VN"/>
        </w:rPr>
        <w:t xml:space="preserve"> ngày trước đó v</w:t>
      </w:r>
      <w:r w:rsidR="00F55E54" w:rsidRPr="00F12764">
        <w:rPr>
          <w:lang w:val="vi-VN"/>
        </w:rPr>
        <w:t>à</w:t>
      </w:r>
      <w:r w:rsidR="007968EA" w:rsidRPr="00F12764">
        <w:rPr>
          <w:lang w:val="vi-VN"/>
        </w:rPr>
        <w:t xml:space="preserve"> </w:t>
      </w:r>
      <w:r w:rsidR="00EE1E28" w:rsidRPr="00F12764">
        <w:rPr>
          <w:lang w:val="vi-VN"/>
        </w:rPr>
        <w:t>giá mở cửa</w:t>
      </w:r>
      <w:r w:rsidR="005254F4" w:rsidRPr="00F12764">
        <w:rPr>
          <w:lang w:val="vi-VN"/>
        </w:rPr>
        <w:t xml:space="preserve"> </w:t>
      </w:r>
      <w:r w:rsidR="00356A01" w:rsidRPr="00F12764">
        <w:rPr>
          <w:lang w:val="vi-VN"/>
        </w:rPr>
        <w:t xml:space="preserve">của ngày </w:t>
      </w:r>
      <w:r w:rsidR="008E1F34" w:rsidRPr="00F12764">
        <w:rPr>
          <w:lang w:val="vi-VN"/>
        </w:rPr>
        <w:t xml:space="preserve">thứ </w:t>
      </w:r>
      <w:r w:rsidR="008E1F34" w:rsidRPr="00F12764">
        <w:rPr>
          <w:i/>
          <w:lang w:val="vi-VN"/>
        </w:rPr>
        <w:t>d + 1</w:t>
      </w:r>
      <w:r w:rsidR="00356A01" w:rsidRPr="00F12764">
        <w:rPr>
          <w:lang w:val="vi-VN"/>
        </w:rPr>
        <w:t xml:space="preserve"> để tính toán được</w:t>
      </w:r>
      <w:r w:rsidR="00900B00" w:rsidRPr="00F12764">
        <w:rPr>
          <w:lang w:val="vi-VN"/>
        </w:rPr>
        <w:t xml:space="preserve"> </w:t>
      </w:r>
      <w:r w:rsidR="00486865" w:rsidRPr="00F12764">
        <w:rPr>
          <w:i/>
          <w:lang w:val="vi-VN"/>
        </w:rPr>
        <w:t>frac</w:t>
      </w:r>
      <w:r w:rsidR="00486865" w:rsidRPr="00F12764">
        <w:rPr>
          <w:i/>
          <w:vertAlign w:val="subscript"/>
          <w:lang w:val="vi-VN"/>
        </w:rPr>
        <w:t>Change</w:t>
      </w:r>
      <w:r w:rsidR="00486865" w:rsidRPr="00F12764">
        <w:rPr>
          <w:lang w:val="vi-VN"/>
        </w:rPr>
        <w:t xml:space="preserve"> cho ngày đó,</w:t>
      </w:r>
      <w:r w:rsidR="00A4318D" w:rsidRPr="00F12764">
        <w:rPr>
          <w:lang w:val="vi-VN"/>
        </w:rPr>
        <w:t xml:space="preserve"> giá trị MAP của ngày </w:t>
      </w:r>
      <w:r w:rsidR="008E1F34" w:rsidRPr="00F12764">
        <w:rPr>
          <w:lang w:val="vi-VN"/>
        </w:rPr>
        <w:t xml:space="preserve">thứ </w:t>
      </w:r>
      <w:r w:rsidR="008E1F34" w:rsidRPr="00F12764">
        <w:rPr>
          <w:i/>
          <w:lang w:val="vi-VN"/>
        </w:rPr>
        <w:t>d + 1</w:t>
      </w:r>
      <w:r w:rsidR="008E1F34" w:rsidRPr="00F12764">
        <w:rPr>
          <w:lang w:val="vi-VN"/>
        </w:rPr>
        <w:t xml:space="preserve"> được tính như sau:</w:t>
      </w:r>
    </w:p>
    <w:p w14:paraId="2972BB3D" w14:textId="6D46D603" w:rsidR="007F3548" w:rsidRPr="00387048" w:rsidRDefault="002561DD" w:rsidP="00E133E2">
      <w:pPr>
        <w:spacing w:line="276" w:lineRule="auto"/>
        <w:jc w:val="center"/>
        <w:rPr>
          <w:i/>
          <w:lang w:val="fr-FR"/>
        </w:rPr>
      </w:pPr>
      <m:oMath>
        <m:sSub>
          <m:sSubPr>
            <m:ctrlPr>
              <w:rPr>
                <w:rFonts w:ascii="Cambria Math" w:hAnsi="Cambria Math"/>
                <w:i/>
                <w:noProof/>
              </w:rPr>
            </m:ctrlPr>
          </m:sSubPr>
          <m:e>
            <m:acc>
              <m:accPr>
                <m:ctrlPr>
                  <w:rPr>
                    <w:rFonts w:ascii="Cambria Math" w:hAnsi="Cambria Math"/>
                    <w:i/>
                    <w:noProof/>
                  </w:rPr>
                </m:ctrlPr>
              </m:accPr>
              <m:e>
                <m:r>
                  <w:rPr>
                    <w:rFonts w:ascii="Cambria Math" w:hAnsi="Cambria Math"/>
                    <w:noProof/>
                  </w:rPr>
                  <m:t>O</m:t>
                </m:r>
              </m:e>
            </m:acc>
          </m:e>
          <m:sub>
            <m:r>
              <w:rPr>
                <w:rFonts w:ascii="Cambria Math" w:hAnsi="Cambria Math"/>
                <w:noProof/>
              </w:rPr>
              <m:t>d</m:t>
            </m:r>
            <m:r>
              <w:rPr>
                <w:rFonts w:ascii="Cambria Math" w:hAnsi="Cambria Math"/>
                <w:noProof/>
                <w:lang w:val="fr-FR"/>
              </w:rPr>
              <m:t>+1</m:t>
            </m:r>
          </m:sub>
        </m:sSub>
      </m:oMath>
      <w:r w:rsidR="0095034B" w:rsidRPr="00387048">
        <w:rPr>
          <w:i/>
          <w:lang w:val="fr-FR"/>
        </w:rPr>
        <w:t xml:space="preserve"> = </w:t>
      </w:r>
      <w:r w:rsidR="00384F62" w:rsidRPr="00387048">
        <w:rPr>
          <w:i/>
          <w:lang w:val="fr-FR"/>
        </w:rPr>
        <w:t>arg</w:t>
      </w:r>
      <w:r w:rsidR="00CF0314" w:rsidRPr="00387048">
        <w:rPr>
          <w:i/>
          <w:lang w:val="fr-FR"/>
        </w:rPr>
        <w:t xml:space="preserve"> </w:t>
      </w:r>
      <m:oMath>
        <m:func>
          <m:funcPr>
            <m:ctrlPr>
              <w:rPr>
                <w:rFonts w:ascii="Cambria Math" w:hAnsi="Cambria Math"/>
                <w:i/>
                <w:noProof/>
              </w:rPr>
            </m:ctrlPr>
          </m:funcPr>
          <m:fName>
            <m:limLow>
              <m:limLowPr>
                <m:ctrlPr>
                  <w:rPr>
                    <w:rFonts w:ascii="Cambria Math" w:hAnsi="Cambria Math"/>
                    <w:i/>
                    <w:noProof/>
                  </w:rPr>
                </m:ctrlPr>
              </m:limLowPr>
              <m:e>
                <m:r>
                  <w:rPr>
                    <w:rFonts w:ascii="Cambria Math" w:hAnsi="Cambria Math"/>
                    <w:noProof/>
                    <w:lang w:val="fr-FR"/>
                  </w:rPr>
                  <m:t>max</m:t>
                </m:r>
              </m:e>
              <m:lim>
                <m:sSub>
                  <m:sSubPr>
                    <m:ctrlPr>
                      <w:rPr>
                        <w:rFonts w:ascii="Cambria Math" w:hAnsi="Cambria Math"/>
                        <w:i/>
                        <w:noProof/>
                      </w:rPr>
                    </m:ctrlPr>
                  </m:sSubPr>
                  <m:e>
                    <m:r>
                      <w:rPr>
                        <w:rFonts w:ascii="Cambria Math" w:hAnsi="Cambria Math"/>
                        <w:noProof/>
                      </w:rPr>
                      <m:t>O</m:t>
                    </m:r>
                  </m:e>
                  <m:sub>
                    <m:r>
                      <w:rPr>
                        <w:rFonts w:ascii="Cambria Math" w:hAnsi="Cambria Math"/>
                        <w:noProof/>
                      </w:rPr>
                      <m:t>d</m:t>
                    </m:r>
                    <m:r>
                      <w:rPr>
                        <w:rFonts w:ascii="Cambria Math" w:hAnsi="Cambria Math"/>
                        <w:noProof/>
                        <w:lang w:val="fr-FR"/>
                      </w:rPr>
                      <m:t>+1</m:t>
                    </m:r>
                  </m:sub>
                </m:sSub>
              </m:lim>
            </m:limLow>
          </m:fName>
          <m:e>
            <m:r>
              <w:rPr>
                <w:rFonts w:ascii="Cambria Math" w:hAnsi="Cambria Math"/>
                <w:noProof/>
              </w:rPr>
              <m:t>P</m:t>
            </m:r>
            <m:d>
              <m:dPr>
                <m:endChr m:val="|"/>
                <m:ctrlPr>
                  <w:rPr>
                    <w:rFonts w:ascii="Cambria Math" w:hAnsi="Cambria Math"/>
                    <w:i/>
                    <w:noProof/>
                  </w:rPr>
                </m:ctrlPr>
              </m:dPr>
              <m:e>
                <m:sSub>
                  <m:sSubPr>
                    <m:ctrlPr>
                      <w:rPr>
                        <w:rFonts w:ascii="Cambria Math" w:hAnsi="Cambria Math"/>
                        <w:i/>
                        <w:noProof/>
                      </w:rPr>
                    </m:ctrlPr>
                  </m:sSubPr>
                  <m:e>
                    <m:r>
                      <w:rPr>
                        <w:rFonts w:ascii="Cambria Math" w:hAnsi="Cambria Math"/>
                        <w:noProof/>
                      </w:rPr>
                      <m:t>O</m:t>
                    </m:r>
                  </m:e>
                  <m:sub>
                    <m:r>
                      <w:rPr>
                        <w:rFonts w:ascii="Cambria Math" w:hAnsi="Cambria Math"/>
                        <w:noProof/>
                        <w:lang w:val="fr-FR"/>
                      </w:rPr>
                      <m:t>1</m:t>
                    </m:r>
                  </m:sub>
                </m:sSub>
                <m:r>
                  <w:rPr>
                    <w:rFonts w:ascii="Cambria Math" w:hAnsi="Cambria Math"/>
                    <w:noProof/>
                    <w:lang w:val="fr-FR"/>
                  </w:rPr>
                  <m:t>,</m:t>
                </m:r>
                <m:sSub>
                  <m:sSubPr>
                    <m:ctrlPr>
                      <w:rPr>
                        <w:rFonts w:ascii="Cambria Math" w:hAnsi="Cambria Math"/>
                        <w:i/>
                        <w:noProof/>
                      </w:rPr>
                    </m:ctrlPr>
                  </m:sSubPr>
                  <m:e>
                    <m:r>
                      <w:rPr>
                        <w:rFonts w:ascii="Cambria Math" w:hAnsi="Cambria Math"/>
                        <w:noProof/>
                      </w:rPr>
                      <m:t>O</m:t>
                    </m:r>
                  </m:e>
                  <m:sub>
                    <m:r>
                      <w:rPr>
                        <w:rFonts w:ascii="Cambria Math" w:hAnsi="Cambria Math"/>
                        <w:noProof/>
                        <w:lang w:val="fr-FR"/>
                      </w:rPr>
                      <m:t>2</m:t>
                    </m:r>
                  </m:sub>
                </m:sSub>
                <m:r>
                  <w:rPr>
                    <w:rFonts w:ascii="Cambria Math" w:hAnsi="Cambria Math"/>
                    <w:noProof/>
                    <w:lang w:val="fr-FR"/>
                  </w:rPr>
                  <m:t>,…,</m:t>
                </m:r>
                <m:sSub>
                  <m:sSubPr>
                    <m:ctrlPr>
                      <w:rPr>
                        <w:rFonts w:ascii="Cambria Math" w:hAnsi="Cambria Math"/>
                        <w:i/>
                        <w:noProof/>
                      </w:rPr>
                    </m:ctrlPr>
                  </m:sSubPr>
                  <m:e>
                    <m:r>
                      <w:rPr>
                        <w:rFonts w:ascii="Cambria Math" w:hAnsi="Cambria Math"/>
                        <w:noProof/>
                      </w:rPr>
                      <m:t>O</m:t>
                    </m:r>
                  </m:e>
                  <m:sub>
                    <m:r>
                      <w:rPr>
                        <w:rFonts w:ascii="Cambria Math" w:hAnsi="Cambria Math"/>
                        <w:noProof/>
                      </w:rPr>
                      <m:t>d</m:t>
                    </m:r>
                  </m:sub>
                </m:sSub>
                <m:r>
                  <w:rPr>
                    <w:rFonts w:ascii="Cambria Math" w:hAnsi="Cambria Math"/>
                    <w:noProof/>
                    <w:lang w:val="fr-FR"/>
                  </w:rPr>
                  <m:t>,</m:t>
                </m:r>
                <m:sSub>
                  <m:sSubPr>
                    <m:ctrlPr>
                      <w:rPr>
                        <w:rFonts w:ascii="Cambria Math" w:hAnsi="Cambria Math"/>
                        <w:i/>
                        <w:noProof/>
                      </w:rPr>
                    </m:ctrlPr>
                  </m:sSubPr>
                  <m:e>
                    <m:r>
                      <w:rPr>
                        <w:rFonts w:ascii="Cambria Math" w:hAnsi="Cambria Math"/>
                        <w:noProof/>
                      </w:rPr>
                      <m:t>O</m:t>
                    </m:r>
                  </m:e>
                  <m:sub>
                    <m:r>
                      <w:rPr>
                        <w:rFonts w:ascii="Cambria Math" w:hAnsi="Cambria Math"/>
                        <w:noProof/>
                      </w:rPr>
                      <m:t>d</m:t>
                    </m:r>
                    <m:r>
                      <w:rPr>
                        <w:rFonts w:ascii="Cambria Math" w:hAnsi="Cambria Math"/>
                        <w:noProof/>
                        <w:lang w:val="fr-FR"/>
                      </w:rPr>
                      <m:t>+1</m:t>
                    </m:r>
                  </m:sub>
                </m:sSub>
              </m:e>
            </m:d>
            <m:r>
              <w:rPr>
                <w:rFonts w:ascii="Cambria Math" w:hAnsi="Cambria Math"/>
                <w:noProof/>
                <w:lang w:val="fr-FR"/>
              </w:rPr>
              <m:t xml:space="preserve"> </m:t>
            </m:r>
            <m:r>
              <w:rPr>
                <w:rFonts w:ascii="Cambria Math" w:hAnsi="Cambria Math"/>
                <w:noProof/>
              </w:rPr>
              <m:t>λ</m:t>
            </m:r>
            <m:r>
              <w:rPr>
                <w:rFonts w:ascii="Cambria Math" w:hAnsi="Cambria Math"/>
                <w:noProof/>
                <w:lang w:val="fr-FR"/>
              </w:rPr>
              <m:t>)</m:t>
            </m:r>
          </m:e>
        </m:func>
      </m:oMath>
    </w:p>
    <w:p w14:paraId="3A9008DE" w14:textId="48DD1749" w:rsidR="000E0995" w:rsidRPr="00703C9A" w:rsidRDefault="000E0995" w:rsidP="00E133E2">
      <w:pPr>
        <w:spacing w:line="276" w:lineRule="auto"/>
        <w:ind w:firstLine="270"/>
        <w:rPr>
          <w:noProof/>
          <w:lang w:val="fr-FR"/>
        </w:rPr>
      </w:pPr>
      <w:r w:rsidRPr="00703C9A">
        <w:rPr>
          <w:noProof/>
          <w:lang w:val="fr-FR"/>
        </w:rPr>
        <w:t xml:space="preserve">Sau quá trình tối </w:t>
      </w:r>
      <w:r w:rsidR="00427FB9" w:rsidRPr="00703C9A">
        <w:rPr>
          <w:noProof/>
          <w:lang w:val="fr-FR"/>
        </w:rPr>
        <w:t>đa hóa hậu nghiệm, giá đóng cửa được dự đoán bằng công thức:</w:t>
      </w:r>
    </w:p>
    <w:p w14:paraId="2F593767" w14:textId="1590DD91" w:rsidR="00427FB9" w:rsidRPr="0028549C" w:rsidRDefault="00357D43" w:rsidP="00E133E2">
      <w:pPr>
        <w:spacing w:line="276" w:lineRule="auto"/>
        <w:jc w:val="center"/>
        <w:rPr>
          <w:i/>
          <w:lang w:val="fr-FR"/>
        </w:rPr>
      </w:pPr>
      <w:r w:rsidRPr="0028549C">
        <w:rPr>
          <w:i/>
          <w:lang w:val="fr-FR"/>
        </w:rPr>
        <w:t xml:space="preserve">Close = Open </w:t>
      </w:r>
      <w:r w:rsidR="005D7715" w:rsidRPr="0028549C">
        <w:rPr>
          <w:rFonts w:ascii="Cambria Math" w:hAnsi="Cambria Math"/>
          <w:i/>
          <w:lang w:val="fr-FR"/>
        </w:rPr>
        <w:t>x</w:t>
      </w:r>
      <w:r w:rsidR="00742CF2" w:rsidRPr="0028549C">
        <w:rPr>
          <w:i/>
          <w:lang w:val="fr-FR"/>
        </w:rPr>
        <w:t xml:space="preserve"> (1 + frac</w:t>
      </w:r>
      <w:r w:rsidR="00742CF2" w:rsidRPr="0028549C">
        <w:rPr>
          <w:i/>
          <w:vertAlign w:val="subscript"/>
          <w:lang w:val="fr-FR"/>
        </w:rPr>
        <w:t>Change</w:t>
      </w:r>
      <w:r w:rsidR="00742CF2" w:rsidRPr="0028549C">
        <w:rPr>
          <w:i/>
          <w:lang w:val="fr-FR"/>
        </w:rPr>
        <w:t>)</w:t>
      </w:r>
    </w:p>
    <w:p w14:paraId="5B6F9B11" w14:textId="0CBE6436" w:rsidR="005941BD" w:rsidRPr="0028549C" w:rsidRDefault="005941BD" w:rsidP="00E133E2">
      <w:pPr>
        <w:spacing w:line="276" w:lineRule="auto"/>
        <w:ind w:firstLine="270"/>
        <w:rPr>
          <w:lang w:val="fr-FR"/>
        </w:rPr>
      </w:pPr>
      <w:r w:rsidRPr="0028549C">
        <w:rPr>
          <w:lang w:val="fr-FR"/>
        </w:rPr>
        <w:t xml:space="preserve">Khi áp dụng mô hình HMM vào việc dự đoán giá đóng cửa, nhóm đã </w:t>
      </w:r>
      <w:r w:rsidR="001D58C7" w:rsidRPr="0028549C">
        <w:rPr>
          <w:lang w:val="fr-FR"/>
        </w:rPr>
        <w:t xml:space="preserve">tối ưu </w:t>
      </w:r>
      <w:r w:rsidR="00E51121" w:rsidRPr="0028549C">
        <w:rPr>
          <w:lang w:val="fr-FR"/>
        </w:rPr>
        <w:t xml:space="preserve">hóa </w:t>
      </w:r>
      <w:r w:rsidR="00B834FE" w:rsidRPr="0028549C">
        <w:rPr>
          <w:lang w:val="fr-FR"/>
        </w:rPr>
        <w:t xml:space="preserve">qua việc chia nhỏ </w:t>
      </w:r>
      <w:r w:rsidR="00B17D27" w:rsidRPr="0028549C">
        <w:rPr>
          <w:i/>
          <w:lang w:val="fr-FR"/>
        </w:rPr>
        <w:t>frac</w:t>
      </w:r>
      <w:r w:rsidR="00E36911" w:rsidRPr="0028549C">
        <w:rPr>
          <w:i/>
          <w:vertAlign w:val="subscript"/>
          <w:lang w:val="fr-FR"/>
        </w:rPr>
        <w:t>C</w:t>
      </w:r>
      <w:r w:rsidR="005F79BD" w:rsidRPr="0028549C">
        <w:rPr>
          <w:i/>
          <w:vertAlign w:val="subscript"/>
          <w:lang w:val="fr-FR"/>
        </w:rPr>
        <w:t>hange</w:t>
      </w:r>
      <w:r w:rsidR="000A71EA" w:rsidRPr="0028549C">
        <w:rPr>
          <w:lang w:val="fr-FR"/>
        </w:rPr>
        <w:t xml:space="preserve"> </w:t>
      </w:r>
      <w:r w:rsidR="005F79BD" w:rsidRPr="0028549C">
        <w:rPr>
          <w:lang w:val="fr-FR"/>
        </w:rPr>
        <w:t>thành các</w:t>
      </w:r>
      <w:r w:rsidR="00FE487E" w:rsidRPr="0028549C">
        <w:rPr>
          <w:lang w:val="fr-FR"/>
        </w:rPr>
        <w:t xml:space="preserve"> giá trị nằm trong </w:t>
      </w:r>
      <w:r w:rsidR="00F84992" w:rsidRPr="0028549C">
        <w:rPr>
          <w:lang w:val="fr-FR"/>
        </w:rPr>
        <w:t xml:space="preserve">khoảng </w:t>
      </w:r>
      <w:r w:rsidR="00110C2F" w:rsidRPr="0028549C">
        <w:rPr>
          <w:i/>
          <w:lang w:val="fr-FR"/>
        </w:rPr>
        <w:t>frac</w:t>
      </w:r>
      <w:r w:rsidR="00110C2F" w:rsidRPr="0028549C">
        <w:rPr>
          <w:i/>
          <w:vertAlign w:val="subscript"/>
          <w:lang w:val="fr-FR"/>
        </w:rPr>
        <w:t>Change</w:t>
      </w:r>
      <w:r w:rsidR="00110C2F" w:rsidRPr="0028549C">
        <w:rPr>
          <w:lang w:val="fr-FR"/>
        </w:rPr>
        <w:t xml:space="preserve"> cao nhất và thấp nhất của </w:t>
      </w:r>
      <w:r w:rsidR="00110C2F" w:rsidRPr="0028549C">
        <w:rPr>
          <w:i/>
          <w:lang w:val="fr-FR"/>
        </w:rPr>
        <w:t>d</w:t>
      </w:r>
      <w:r w:rsidR="00110C2F" w:rsidRPr="0028549C">
        <w:rPr>
          <w:lang w:val="fr-FR"/>
        </w:rPr>
        <w:t xml:space="preserve"> ngày</w:t>
      </w:r>
      <w:r w:rsidR="005B1782" w:rsidRPr="0028549C">
        <w:rPr>
          <w:lang w:val="fr-FR"/>
        </w:rPr>
        <w:t xml:space="preserve"> với số </w:t>
      </w:r>
      <w:r w:rsidR="00340441" w:rsidRPr="0028549C">
        <w:rPr>
          <w:lang w:val="fr-FR"/>
        </w:rPr>
        <w:t>bước chia</w:t>
      </w:r>
      <w:r w:rsidR="00DA6690" w:rsidRPr="0028549C">
        <w:rPr>
          <w:lang w:val="fr-FR"/>
        </w:rPr>
        <w:t xml:space="preserve"> nhất định (</w:t>
      </w:r>
      <w:r w:rsidR="00340441" w:rsidRPr="0028549C">
        <w:rPr>
          <w:i/>
          <w:lang w:val="fr-FR"/>
        </w:rPr>
        <w:t>number of steps</w:t>
      </w:r>
      <w:r w:rsidR="00340441" w:rsidRPr="0028549C">
        <w:rPr>
          <w:lang w:val="fr-FR"/>
        </w:rPr>
        <w:t xml:space="preserve">). </w:t>
      </w:r>
      <w:r w:rsidR="00F0085B" w:rsidRPr="0028549C">
        <w:rPr>
          <w:lang w:val="fr-FR"/>
        </w:rPr>
        <w:t xml:space="preserve">Sau đó, tiến hành </w:t>
      </w:r>
      <w:r w:rsidR="006D5B13" w:rsidRPr="0028549C">
        <w:rPr>
          <w:lang w:val="fr-FR"/>
        </w:rPr>
        <w:t xml:space="preserve">tìm giá trị </w:t>
      </w:r>
      <w:r w:rsidR="006D5B13" w:rsidRPr="0028549C">
        <w:rPr>
          <w:i/>
          <w:lang w:val="fr-FR"/>
        </w:rPr>
        <w:t>number of steps</w:t>
      </w:r>
      <w:r w:rsidR="006D5B13" w:rsidRPr="0028549C">
        <w:rPr>
          <w:lang w:val="fr-FR"/>
        </w:rPr>
        <w:t xml:space="preserve"> </w:t>
      </w:r>
      <w:r w:rsidR="00854E4A" w:rsidRPr="0028549C">
        <w:rPr>
          <w:lang w:val="fr-FR"/>
        </w:rPr>
        <w:t>tối ưu</w:t>
      </w:r>
      <w:r w:rsidR="00E972DF" w:rsidRPr="0028549C">
        <w:rPr>
          <w:lang w:val="fr-FR"/>
        </w:rPr>
        <w:t xml:space="preserve"> nhất dựa trên độ đo </w:t>
      </w:r>
      <w:r w:rsidR="00A44D84" w:rsidRPr="0028549C">
        <w:rPr>
          <w:lang w:val="fr-FR"/>
        </w:rPr>
        <w:t>MAE (</w:t>
      </w:r>
      <w:r w:rsidR="00FB2EE7" w:rsidRPr="0028549C">
        <w:rPr>
          <w:lang w:val="fr-FR"/>
        </w:rPr>
        <w:t>Mean Abs</w:t>
      </w:r>
      <w:r w:rsidR="00C51F9A" w:rsidRPr="0028549C">
        <w:rPr>
          <w:lang w:val="fr-FR"/>
        </w:rPr>
        <w:t>olute</w:t>
      </w:r>
      <w:r w:rsidR="00C02663" w:rsidRPr="0028549C">
        <w:rPr>
          <w:lang w:val="fr-FR"/>
        </w:rPr>
        <w:t xml:space="preserve"> Error</w:t>
      </w:r>
      <w:r w:rsidR="00A44D84" w:rsidRPr="0028549C">
        <w:rPr>
          <w:lang w:val="fr-FR"/>
        </w:rPr>
        <w:t>)</w:t>
      </w:r>
      <w:r w:rsidR="005F79BD" w:rsidRPr="0028549C">
        <w:rPr>
          <w:lang w:val="fr-FR"/>
        </w:rPr>
        <w:t xml:space="preserve"> </w:t>
      </w:r>
      <w:r w:rsidR="00D5442B" w:rsidRPr="0028549C">
        <w:rPr>
          <w:lang w:val="fr-FR"/>
        </w:rPr>
        <w:t>trên tập dữ liệu validate</w:t>
      </w:r>
      <w:r w:rsidR="0096278A" w:rsidRPr="0028549C">
        <w:rPr>
          <w:lang w:val="fr-FR"/>
        </w:rPr>
        <w:t>. Bằng cách này, nhóm đã</w:t>
      </w:r>
      <w:r w:rsidR="00537979" w:rsidRPr="0028549C">
        <w:rPr>
          <w:lang w:val="fr-FR"/>
        </w:rPr>
        <w:t xml:space="preserve"> tìm ra được giá trị </w:t>
      </w:r>
      <w:r w:rsidR="00537979" w:rsidRPr="0028549C">
        <w:rPr>
          <w:i/>
          <w:lang w:val="fr-FR"/>
        </w:rPr>
        <w:t xml:space="preserve">number of steps </w:t>
      </w:r>
      <w:r w:rsidR="005E2751" w:rsidRPr="0028549C">
        <w:rPr>
          <w:lang w:val="fr-FR"/>
        </w:rPr>
        <w:t xml:space="preserve">có thể làm giảm </w:t>
      </w:r>
      <w:r w:rsidR="00044CA4" w:rsidRPr="0028549C">
        <w:rPr>
          <w:lang w:val="fr-FR"/>
        </w:rPr>
        <w:t>giá trị MAE và cải thiện được độ chính xác của mô hình trên tập dữ liệu validate.</w:t>
      </w:r>
    </w:p>
    <w:p w14:paraId="5422AC08" w14:textId="102B5B14" w:rsidR="00B57413" w:rsidRPr="00A27799" w:rsidRDefault="00B57413" w:rsidP="00E133E2">
      <w:pPr>
        <w:pStyle w:val="Heading2"/>
        <w:tabs>
          <w:tab w:val="clear" w:pos="3763"/>
          <w:tab w:val="num" w:pos="288"/>
          <w:tab w:val="num" w:pos="3403"/>
        </w:tabs>
        <w:spacing w:line="276" w:lineRule="auto"/>
        <w:ind w:left="284"/>
        <w:rPr>
          <w:lang w:val="vi-VN"/>
        </w:rPr>
      </w:pPr>
      <w:r w:rsidRPr="00A27799">
        <w:rPr>
          <w:lang w:val="vi-VN"/>
        </w:rPr>
        <w:t>XGBoost</w:t>
      </w:r>
    </w:p>
    <w:p w14:paraId="6983E1AD" w14:textId="4BBCB434" w:rsidR="00E21E40" w:rsidRPr="0085744E" w:rsidRDefault="00BA76DA" w:rsidP="00E133E2">
      <w:pPr>
        <w:tabs>
          <w:tab w:val="clear" w:pos="425"/>
          <w:tab w:val="left" w:pos="270"/>
        </w:tabs>
        <w:spacing w:line="276" w:lineRule="auto"/>
        <w:ind w:left="-4"/>
        <w:rPr>
          <w:lang w:val="vi-VN"/>
        </w:rPr>
      </w:pPr>
      <w:r w:rsidRPr="0085744E">
        <w:rPr>
          <w:lang w:val="vi-VN"/>
        </w:rPr>
        <w:tab/>
      </w:r>
      <w:r w:rsidR="00172648" w:rsidRPr="0085744E">
        <w:rPr>
          <w:lang w:val="vi-VN"/>
        </w:rPr>
        <w:t>XGBoost viết tắt của "eXtreme Gradient Boosting". L</w:t>
      </w:r>
      <w:r w:rsidR="00C76CE0" w:rsidRPr="0085744E">
        <w:rPr>
          <w:lang w:val="vi-VN"/>
        </w:rPr>
        <w:t>à một thư viện tăng cường gradient phân tán được tối ưu hóa, được thiết kế để đạt hiệu suất cao, linh hoạt và dễ di động</w:t>
      </w:r>
      <w:r w:rsidR="009B1519" w:rsidRPr="0085744E">
        <w:rPr>
          <w:lang w:val="vi-VN"/>
        </w:rPr>
        <w:t xml:space="preserve">. </w:t>
      </w:r>
    </w:p>
    <w:p w14:paraId="773BEB1F" w14:textId="48C944BD" w:rsidR="00D4564A" w:rsidRPr="00B976AA" w:rsidRDefault="00C3394D" w:rsidP="00E133E2">
      <w:pPr>
        <w:tabs>
          <w:tab w:val="clear" w:pos="425"/>
          <w:tab w:val="left" w:pos="270"/>
        </w:tabs>
        <w:spacing w:line="276" w:lineRule="auto"/>
        <w:ind w:left="-4"/>
        <w:rPr>
          <w:lang w:val="vi-VN"/>
        </w:rPr>
      </w:pPr>
      <w:r w:rsidRPr="0085744E">
        <w:rPr>
          <w:lang w:val="vi-VN"/>
        </w:rPr>
        <w:tab/>
        <w:t xml:space="preserve">XgBoost </w:t>
      </w:r>
      <w:r w:rsidR="00FE4917" w:rsidRPr="0085744E">
        <w:rPr>
          <w:lang w:val="vi-VN"/>
        </w:rPr>
        <w:t>thực hiện các thuật toán học máy dựa trên khung Gradient Boosting. XGBoost cung cấp một cách tăng cường cây song song (còn được gọi là GBDT, GBM) giải quyết nhiều vấn đề khoa học dữ liệu một cách nhanh chóng và chính xác</w:t>
      </w:r>
      <w:r w:rsidR="00350E71" w:rsidRPr="00B976AA">
        <w:rPr>
          <w:lang w:val="vi-VN"/>
        </w:rPr>
        <w:t xml:space="preserve"> </w:t>
      </w:r>
      <w:r w:rsidR="008D443C" w:rsidRPr="0085744E">
        <w:rPr>
          <w:lang w:val="vi-VN"/>
        </w:rPr>
        <w:t>[</w:t>
      </w:r>
      <w:r w:rsidR="001F3371" w:rsidRPr="00B976AA">
        <w:rPr>
          <w:lang w:val="vi-VN"/>
        </w:rPr>
        <w:t>21</w:t>
      </w:r>
      <w:r w:rsidR="008D443C" w:rsidRPr="0085744E">
        <w:rPr>
          <w:lang w:val="vi-VN"/>
        </w:rPr>
        <w:t>]</w:t>
      </w:r>
      <w:r w:rsidR="00350E71" w:rsidRPr="00B976AA">
        <w:rPr>
          <w:lang w:val="vi-VN"/>
        </w:rPr>
        <w:t xml:space="preserve">. </w:t>
      </w:r>
    </w:p>
    <w:p w14:paraId="3D596802" w14:textId="77777777" w:rsidR="00DB1537" w:rsidRDefault="00C87B1C" w:rsidP="00E133E2">
      <w:pPr>
        <w:keepNext/>
        <w:tabs>
          <w:tab w:val="clear" w:pos="425"/>
          <w:tab w:val="left" w:pos="270"/>
        </w:tabs>
        <w:spacing w:line="276" w:lineRule="auto"/>
        <w:ind w:left="-4"/>
        <w:jc w:val="center"/>
      </w:pPr>
      <w:r w:rsidRPr="0085744E">
        <w:rPr>
          <w:noProof/>
          <w:lang w:val="vi-VN"/>
        </w:rPr>
        <w:drawing>
          <wp:inline distT="0" distB="0" distL="0" distR="0" wp14:anchorId="6BB93C76" wp14:editId="4C33DB2B">
            <wp:extent cx="2108934" cy="1166554"/>
            <wp:effectExtent l="0" t="0" r="5715" b="0"/>
            <wp:docPr id="140921243" name="Picture 140921243" descr="A picture containing text, line,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1243" name="Picture 1" descr="A picture containing text, line, diagram, font&#10;&#10;Description automatically generated"/>
                    <pic:cNvPicPr/>
                  </pic:nvPicPr>
                  <pic:blipFill>
                    <a:blip r:embed="rId21"/>
                    <a:stretch>
                      <a:fillRect/>
                    </a:stretch>
                  </pic:blipFill>
                  <pic:spPr>
                    <a:xfrm>
                      <a:off x="0" y="0"/>
                      <a:ext cx="2135118" cy="1181038"/>
                    </a:xfrm>
                    <a:prstGeom prst="rect">
                      <a:avLst/>
                    </a:prstGeom>
                  </pic:spPr>
                </pic:pic>
              </a:graphicData>
            </a:graphic>
          </wp:inline>
        </w:drawing>
      </w:r>
    </w:p>
    <w:p w14:paraId="2D56321D" w14:textId="1325E47D" w:rsidR="002D6794" w:rsidRPr="0085744E" w:rsidRDefault="00DB1537" w:rsidP="00E133E2">
      <w:pPr>
        <w:pStyle w:val="Caption"/>
        <w:spacing w:line="276" w:lineRule="auto"/>
        <w:rPr>
          <w:lang w:val="vi-VN"/>
        </w:rPr>
      </w:pPr>
      <w:r>
        <w:t xml:space="preserve">Hình </w:t>
      </w:r>
      <w:r w:rsidR="001C2AD5">
        <w:t>4</w:t>
      </w:r>
      <w:r>
        <w:t xml:space="preserve">. </w:t>
      </w:r>
      <w:r w:rsidRPr="00B154FD">
        <w:t>Mô hình hóa thuật toán XgBoost</w:t>
      </w:r>
    </w:p>
    <w:p w14:paraId="647A3B10" w14:textId="3332AD0D" w:rsidR="00736242" w:rsidRPr="0085744E" w:rsidRDefault="00736242" w:rsidP="00E133E2">
      <w:pPr>
        <w:tabs>
          <w:tab w:val="clear" w:pos="425"/>
          <w:tab w:val="left" w:pos="270"/>
        </w:tabs>
        <w:spacing w:line="276" w:lineRule="auto"/>
        <w:ind w:left="-4"/>
        <w:rPr>
          <w:lang w:val="vi-VN"/>
        </w:rPr>
      </w:pPr>
      <w:r w:rsidRPr="0085744E">
        <w:rPr>
          <w:lang w:val="vi-VN"/>
        </w:rPr>
        <w:lastRenderedPageBreak/>
        <w:tab/>
        <w:t>Một số công thức được sử dụng trong mô hình XgBoost</w:t>
      </w:r>
      <w:r w:rsidR="002B30F0" w:rsidRPr="0085744E">
        <w:rPr>
          <w:lang w:val="vi-VN"/>
        </w:rPr>
        <w:t xml:space="preserve"> [</w:t>
      </w:r>
      <w:r w:rsidR="001F3371" w:rsidRPr="00B976AA">
        <w:rPr>
          <w:lang w:val="vi-VN"/>
        </w:rPr>
        <w:t>22</w:t>
      </w:r>
      <w:r w:rsidR="002B30F0" w:rsidRPr="0085744E">
        <w:rPr>
          <w:lang w:val="vi-VN"/>
        </w:rPr>
        <w:t>]</w:t>
      </w:r>
      <w:r w:rsidR="00DE1C42" w:rsidRPr="0085744E">
        <w:rPr>
          <w:lang w:val="vi-VN"/>
        </w:rPr>
        <w:t>:</w:t>
      </w:r>
    </w:p>
    <w:p w14:paraId="7C2E9C51" w14:textId="032A36EF" w:rsidR="00DE1C42" w:rsidRPr="0085744E" w:rsidRDefault="00DE1C42" w:rsidP="00E133E2">
      <w:pPr>
        <w:tabs>
          <w:tab w:val="clear" w:pos="425"/>
          <w:tab w:val="left" w:pos="270"/>
        </w:tabs>
        <w:spacing w:line="276" w:lineRule="auto"/>
        <w:rPr>
          <w:lang w:val="vi-VN"/>
        </w:rPr>
      </w:pPr>
      <w:r w:rsidRPr="0085744E">
        <w:rPr>
          <w:lang w:val="vi-VN"/>
        </w:rPr>
        <w:tab/>
      </w:r>
      <w:r w:rsidR="00CA1E27" w:rsidRPr="0085744E">
        <w:rPr>
          <w:lang w:val="vi-VN"/>
        </w:rPr>
        <w:t>l(x1, x2</w:t>
      </w:r>
      <w:r w:rsidR="00137809" w:rsidRPr="0085744E">
        <w:rPr>
          <w:lang w:val="vi-VN"/>
        </w:rPr>
        <w:t>) – cost function</w:t>
      </w:r>
    </w:p>
    <w:p w14:paraId="59FA8CA8" w14:textId="4D42B965" w:rsidR="008A429E" w:rsidRPr="0085744E" w:rsidRDefault="002561DD" w:rsidP="00E133E2">
      <w:pPr>
        <w:tabs>
          <w:tab w:val="clear" w:pos="425"/>
          <w:tab w:val="left" w:pos="270"/>
        </w:tabs>
        <w:spacing w:line="276" w:lineRule="auto"/>
        <w:ind w:right="1163"/>
        <w:rPr>
          <w:lang w:val="vi-VN"/>
        </w:rPr>
      </w:pPr>
      <m:oMath>
        <m:sSub>
          <m:sSubPr>
            <m:ctrlPr>
              <w:rPr>
                <w:rFonts w:ascii="Cambria Math" w:hAnsi="Cambria Math"/>
                <w:i/>
                <w:lang w:val="vi-VN"/>
              </w:rPr>
            </m:ctrlPr>
          </m:sSubPr>
          <m:e>
            <m:r>
              <w:rPr>
                <w:rFonts w:ascii="Cambria Math" w:hAnsi="Cambria Math"/>
                <w:lang w:val="vi-VN"/>
              </w:rPr>
              <m:t xml:space="preserve">     </m:t>
            </m:r>
            <m:r>
              <w:rPr>
                <w:rFonts w:ascii="Cambria Math" w:hAnsi="Cambria Math"/>
                <w:lang w:val="vi-VN"/>
              </w:rPr>
              <m:t>f</m:t>
            </m:r>
          </m:e>
          <m:sub>
            <m:r>
              <w:rPr>
                <w:rFonts w:ascii="Cambria Math" w:hAnsi="Cambria Math"/>
                <w:lang w:val="vi-VN"/>
              </w:rPr>
              <m:t>i</m:t>
            </m:r>
          </m:sub>
        </m:sSub>
        <m:r>
          <w:rPr>
            <w:rFonts w:ascii="Cambria Math" w:hAnsi="Cambria Math"/>
            <w:lang w:val="vi-VN"/>
          </w:rPr>
          <m:t>(</m:t>
        </m:r>
        <m:r>
          <w:rPr>
            <w:rFonts w:ascii="Cambria Math" w:hAnsi="Cambria Math"/>
            <w:lang w:val="vi-VN"/>
          </w:rPr>
          <m:t>x</m:t>
        </m:r>
        <m:r>
          <w:rPr>
            <w:rFonts w:ascii="Cambria Math" w:hAnsi="Cambria Math"/>
            <w:lang w:val="vi-VN"/>
          </w:rPr>
          <m:t>)</m:t>
        </m:r>
      </m:oMath>
      <w:r w:rsidR="00691892" w:rsidRPr="0085744E">
        <w:rPr>
          <w:lang w:val="vi-VN"/>
        </w:rPr>
        <w:t xml:space="preserve"> – Thứ tụ tại cây đang thực thi</w:t>
      </w:r>
    </w:p>
    <w:p w14:paraId="518E3F09" w14:textId="7661926C" w:rsidR="003F61A2" w:rsidRPr="0085744E" w:rsidRDefault="00691892" w:rsidP="00E133E2">
      <w:pPr>
        <w:tabs>
          <w:tab w:val="clear" w:pos="425"/>
          <w:tab w:val="left" w:pos="270"/>
        </w:tabs>
        <w:spacing w:line="276" w:lineRule="auto"/>
        <w:ind w:right="1163"/>
        <w:rPr>
          <w:lang w:val="vi-VN"/>
        </w:rPr>
      </w:pPr>
      <w:r w:rsidRPr="0085744E">
        <w:rPr>
          <w:lang w:val="vi-VN"/>
        </w:rPr>
        <w:tab/>
      </w:r>
      <m:oMath>
        <m:sSubSup>
          <m:sSubSupPr>
            <m:ctrlPr>
              <w:rPr>
                <w:rFonts w:ascii="Cambria Math" w:hAnsi="Cambria Math"/>
                <w:i/>
                <w:lang w:val="vi-VN"/>
              </w:rPr>
            </m:ctrlPr>
          </m:sSubSupPr>
          <m:e>
            <m:acc>
              <m:accPr>
                <m:ctrlPr>
                  <w:rPr>
                    <w:rFonts w:ascii="Cambria Math" w:hAnsi="Cambria Math"/>
                    <w:i/>
                    <w:lang w:val="vi-VN"/>
                  </w:rPr>
                </m:ctrlPr>
              </m:accPr>
              <m:e>
                <m:r>
                  <w:rPr>
                    <w:rFonts w:ascii="Cambria Math" w:hAnsi="Cambria Math"/>
                    <w:lang w:val="vi-VN"/>
                  </w:rPr>
                  <m:t>y</m:t>
                </m:r>
              </m:e>
            </m:acc>
          </m:e>
          <m:sub>
            <m:r>
              <w:rPr>
                <w:rFonts w:ascii="Cambria Math" w:hAnsi="Cambria Math"/>
                <w:lang w:val="vi-VN"/>
              </w:rPr>
              <m:t>i</m:t>
            </m:r>
          </m:sub>
          <m:sup>
            <m:r>
              <w:rPr>
                <w:rFonts w:ascii="Cambria Math" w:hAnsi="Cambria Math"/>
                <w:lang w:val="vi-VN"/>
              </w:rPr>
              <m:t>0</m:t>
            </m:r>
          </m:sup>
        </m:sSubSup>
      </m:oMath>
      <w:r w:rsidR="007E5CDB" w:rsidRPr="0085744E">
        <w:rPr>
          <w:lang w:val="vi-VN"/>
        </w:rPr>
        <w:t xml:space="preserve"> = 0 – Khởi tạo giá trị </w:t>
      </w:r>
      <w:r w:rsidR="003F3E15" w:rsidRPr="0085744E">
        <w:rPr>
          <w:lang w:val="vi-VN"/>
        </w:rPr>
        <w:t>dự đoạn ban đầu</w:t>
      </w:r>
      <w:r w:rsidR="003F61A2" w:rsidRPr="0085744E">
        <w:rPr>
          <w:lang w:val="vi-VN"/>
        </w:rPr>
        <w:t xml:space="preserve"> </w:t>
      </w:r>
    </w:p>
    <w:p w14:paraId="52C721C7" w14:textId="638B16B0" w:rsidR="00B07EED" w:rsidRPr="0085744E" w:rsidRDefault="00B07EED" w:rsidP="00E133E2">
      <w:pPr>
        <w:tabs>
          <w:tab w:val="clear" w:pos="425"/>
          <w:tab w:val="left" w:pos="270"/>
        </w:tabs>
        <w:spacing w:line="276" w:lineRule="auto"/>
        <w:ind w:right="1163"/>
        <w:rPr>
          <w:lang w:val="vi-VN"/>
        </w:rPr>
      </w:pPr>
      <w:r w:rsidRPr="0085744E">
        <w:rPr>
          <w:lang w:val="vi-VN"/>
        </w:rPr>
        <w:tab/>
        <w:t>Quá trình tính toán lặp đi lặp lại cho đến khi có được giá trị cuối cùng</w:t>
      </w:r>
      <w:r w:rsidR="001125DC" w:rsidRPr="0085744E">
        <w:rPr>
          <w:lang w:val="vi-VN"/>
        </w:rPr>
        <w:t>:</w:t>
      </w:r>
    </w:p>
    <w:p w14:paraId="613CDC46" w14:textId="3F911372" w:rsidR="00990F2F" w:rsidRPr="0085744E" w:rsidRDefault="00990F2F" w:rsidP="00E133E2">
      <w:pPr>
        <w:tabs>
          <w:tab w:val="clear" w:pos="425"/>
          <w:tab w:val="left" w:pos="270"/>
        </w:tabs>
        <w:spacing w:line="276" w:lineRule="auto"/>
        <w:ind w:right="1163"/>
        <w:rPr>
          <w:lang w:val="vi-VN"/>
        </w:rPr>
      </w:pPr>
      <w:r w:rsidRPr="0085744E">
        <w:rPr>
          <w:lang w:val="vi-VN"/>
        </w:rPr>
        <w:tab/>
      </w:r>
      <m:oMath>
        <m:sSubSup>
          <m:sSubSupPr>
            <m:ctrlPr>
              <w:rPr>
                <w:rFonts w:ascii="Cambria Math" w:hAnsi="Cambria Math"/>
                <w:i/>
                <w:lang w:val="vi-VN"/>
              </w:rPr>
            </m:ctrlPr>
          </m:sSubSupPr>
          <m:e>
            <m:acc>
              <m:accPr>
                <m:ctrlPr>
                  <w:rPr>
                    <w:rFonts w:ascii="Cambria Math" w:hAnsi="Cambria Math"/>
                    <w:i/>
                    <w:lang w:val="vi-VN"/>
                  </w:rPr>
                </m:ctrlPr>
              </m:accPr>
              <m:e>
                <m:r>
                  <w:rPr>
                    <w:rFonts w:ascii="Cambria Math" w:hAnsi="Cambria Math"/>
                    <w:lang w:val="vi-VN"/>
                  </w:rPr>
                  <m:t>y</m:t>
                </m:r>
              </m:e>
            </m:acc>
          </m:e>
          <m:sub>
            <m:r>
              <w:rPr>
                <w:rFonts w:ascii="Cambria Math" w:hAnsi="Cambria Math"/>
                <w:lang w:val="vi-VN"/>
              </w:rPr>
              <m:t>i</m:t>
            </m:r>
          </m:sub>
          <m:sup>
            <m:r>
              <w:rPr>
                <w:rFonts w:ascii="Cambria Math" w:hAnsi="Cambria Math"/>
                <w:lang w:val="vi-VN"/>
              </w:rPr>
              <m:t>t</m:t>
            </m:r>
          </m:sup>
        </m:sSubSup>
        <m:r>
          <w:rPr>
            <w:rFonts w:ascii="Cambria Math" w:hAnsi="Cambria Math"/>
            <w:lang w:val="vi-VN"/>
          </w:rPr>
          <m:t xml:space="preserve">= </m:t>
        </m:r>
        <m:nary>
          <m:naryPr>
            <m:chr m:val="∑"/>
            <m:limLoc m:val="undOvr"/>
            <m:ctrlPr>
              <w:rPr>
                <w:rFonts w:ascii="Cambria Math" w:hAnsi="Cambria Math"/>
                <w:i/>
                <w:lang w:val="vi-VN"/>
              </w:rPr>
            </m:ctrlPr>
          </m:naryPr>
          <m:sub>
            <m:r>
              <w:rPr>
                <w:rFonts w:ascii="Cambria Math" w:hAnsi="Cambria Math"/>
                <w:lang w:val="vi-VN"/>
              </w:rPr>
              <m:t>k-1</m:t>
            </m:r>
          </m:sub>
          <m:sup>
            <m:r>
              <w:rPr>
                <w:rFonts w:ascii="Cambria Math" w:hAnsi="Cambria Math"/>
                <w:lang w:val="vi-VN"/>
              </w:rPr>
              <m:t>t</m:t>
            </m:r>
          </m:sup>
          <m:e>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k</m:t>
                </m:r>
              </m:sub>
            </m:sSub>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e>
            </m:d>
            <m:r>
              <m:rPr>
                <m:sty m:val="p"/>
              </m:rPr>
              <w:rPr>
                <w:rFonts w:ascii="Cambria Math" w:hAnsi="Cambria Math"/>
                <w:lang w:val="vi-VN"/>
              </w:rPr>
              <m:t xml:space="preserve">=  </m:t>
            </m:r>
            <m:sSubSup>
              <m:sSubSupPr>
                <m:ctrlPr>
                  <w:rPr>
                    <w:rFonts w:ascii="Cambria Math" w:hAnsi="Cambria Math"/>
                    <w:i/>
                    <w:lang w:val="vi-VN"/>
                  </w:rPr>
                </m:ctrlPr>
              </m:sSubSupPr>
              <m:e>
                <m:acc>
                  <m:accPr>
                    <m:ctrlPr>
                      <w:rPr>
                        <w:rFonts w:ascii="Cambria Math" w:hAnsi="Cambria Math"/>
                        <w:i/>
                        <w:lang w:val="vi-VN"/>
                      </w:rPr>
                    </m:ctrlPr>
                  </m:accPr>
                  <m:e>
                    <m:r>
                      <w:rPr>
                        <w:rFonts w:ascii="Cambria Math" w:hAnsi="Cambria Math"/>
                        <w:lang w:val="vi-VN"/>
                      </w:rPr>
                      <m:t>y</m:t>
                    </m:r>
                  </m:e>
                </m:acc>
              </m:e>
              <m:sub>
                <m:r>
                  <w:rPr>
                    <w:rFonts w:ascii="Cambria Math" w:hAnsi="Cambria Math"/>
                    <w:lang w:val="vi-VN"/>
                  </w:rPr>
                  <m:t>i</m:t>
                </m:r>
              </m:sub>
              <m:sup>
                <m:r>
                  <w:rPr>
                    <w:rFonts w:ascii="Cambria Math" w:hAnsi="Cambria Math"/>
                    <w:lang w:val="vi-VN"/>
                  </w:rPr>
                  <m:t>t-1</m:t>
                </m:r>
              </m:sup>
            </m:sSubSup>
            <m:r>
              <m:rPr>
                <m:sty m:val="p"/>
              </m:rP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t</m:t>
                </m:r>
              </m:sub>
            </m:sSub>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e>
            </m:d>
          </m:e>
        </m:nary>
      </m:oMath>
    </w:p>
    <w:p w14:paraId="06BE89E7" w14:textId="3CB8E031" w:rsidR="000F48D9" w:rsidRPr="0085744E" w:rsidRDefault="000F48D9" w:rsidP="00E133E2">
      <w:pPr>
        <w:tabs>
          <w:tab w:val="clear" w:pos="425"/>
          <w:tab w:val="left" w:pos="270"/>
        </w:tabs>
        <w:spacing w:line="276" w:lineRule="auto"/>
        <w:ind w:right="83"/>
        <w:rPr>
          <w:lang w:val="vi-VN"/>
        </w:rPr>
      </w:pPr>
      <w:r w:rsidRPr="0085744E">
        <w:rPr>
          <w:lang w:val="vi-VN"/>
        </w:rPr>
        <w:tab/>
      </w:r>
      <m:oMath>
        <m:sSup>
          <m:sSupPr>
            <m:ctrlPr>
              <w:rPr>
                <w:rFonts w:ascii="Cambria Math" w:hAnsi="Cambria Math"/>
                <w:i/>
                <w:lang w:val="vi-VN"/>
              </w:rPr>
            </m:ctrlPr>
          </m:sSupPr>
          <m:e>
            <m:r>
              <w:rPr>
                <w:rFonts w:ascii="Cambria Math" w:hAnsi="Cambria Math"/>
                <w:lang w:val="vi-VN"/>
              </w:rPr>
              <m:t>obj</m:t>
            </m:r>
          </m:e>
          <m:sup>
            <m:r>
              <w:rPr>
                <w:rFonts w:ascii="Cambria Math" w:hAnsi="Cambria Math"/>
                <w:lang w:val="vi-VN"/>
              </w:rPr>
              <m:t>(t)</m:t>
            </m:r>
          </m:sup>
        </m:sSup>
        <m:r>
          <w:rPr>
            <w:rFonts w:ascii="Cambria Math" w:hAnsi="Cambria Math"/>
            <w:lang w:val="vi-VN"/>
          </w:rPr>
          <m:t xml:space="preserve">= </m:t>
        </m:r>
        <m:nary>
          <m:naryPr>
            <m:chr m:val="∑"/>
            <m:limLoc m:val="undOvr"/>
            <m:ctrlPr>
              <w:rPr>
                <w:rFonts w:ascii="Cambria Math" w:hAnsi="Cambria Math"/>
                <w:i/>
                <w:lang w:val="vi-VN"/>
              </w:rPr>
            </m:ctrlPr>
          </m:naryPr>
          <m:sub>
            <m:r>
              <w:rPr>
                <w:rFonts w:ascii="Cambria Math" w:hAnsi="Cambria Math"/>
                <w:lang w:val="vi-VN"/>
              </w:rPr>
              <m:t>i-1</m:t>
            </m:r>
          </m:sub>
          <m:sup>
            <m:r>
              <w:rPr>
                <w:rFonts w:ascii="Cambria Math" w:hAnsi="Cambria Math"/>
                <w:lang w:val="vi-VN"/>
              </w:rPr>
              <m:t>n</m:t>
            </m:r>
          </m:sup>
          <m:e>
            <m:r>
              <w:rPr>
                <w:rFonts w:ascii="Cambria Math" w:hAnsi="Cambria Math"/>
                <w:lang w:val="vi-VN"/>
              </w:rPr>
              <m:t>l</m:t>
            </m:r>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i</m:t>
                    </m:r>
                  </m:sub>
                </m:sSub>
                <m:r>
                  <w:rPr>
                    <w:rFonts w:ascii="Cambria Math" w:hAnsi="Cambria Math"/>
                    <w:lang w:val="vi-VN"/>
                  </w:rPr>
                  <m:t xml:space="preserve">, </m:t>
                </m:r>
                <m:sSubSup>
                  <m:sSubSupPr>
                    <m:ctrlPr>
                      <w:rPr>
                        <w:rFonts w:ascii="Cambria Math" w:hAnsi="Cambria Math"/>
                        <w:i/>
                        <w:lang w:val="vi-VN"/>
                      </w:rPr>
                    </m:ctrlPr>
                  </m:sSubSupPr>
                  <m:e>
                    <m:acc>
                      <m:accPr>
                        <m:ctrlPr>
                          <w:rPr>
                            <w:rFonts w:ascii="Cambria Math" w:hAnsi="Cambria Math"/>
                            <w:i/>
                            <w:lang w:val="vi-VN"/>
                          </w:rPr>
                        </m:ctrlPr>
                      </m:accPr>
                      <m:e>
                        <m:r>
                          <w:rPr>
                            <w:rFonts w:ascii="Cambria Math" w:hAnsi="Cambria Math"/>
                            <w:lang w:val="vi-VN"/>
                          </w:rPr>
                          <m:t>y</m:t>
                        </m:r>
                      </m:e>
                    </m:acc>
                  </m:e>
                  <m:sub>
                    <m:r>
                      <w:rPr>
                        <w:rFonts w:ascii="Cambria Math" w:hAnsi="Cambria Math"/>
                        <w:lang w:val="vi-VN"/>
                      </w:rPr>
                      <m:t>i</m:t>
                    </m:r>
                  </m:sub>
                  <m:sup>
                    <m:r>
                      <w:rPr>
                        <w:rFonts w:ascii="Cambria Math" w:hAnsi="Cambria Math"/>
                        <w:lang w:val="vi-VN"/>
                      </w:rPr>
                      <m:t>t-1</m:t>
                    </m:r>
                  </m:sup>
                </m:sSubSup>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t</m:t>
                    </m:r>
                  </m:sub>
                </m:sSub>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e>
                </m:d>
              </m:e>
            </m:d>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Ω</m:t>
                </m:r>
              </m:e>
              <m:sub>
                <m:r>
                  <w:rPr>
                    <w:rFonts w:ascii="Cambria Math" w:hAnsi="Cambria Math"/>
                    <w:lang w:val="vi-VN"/>
                  </w:rPr>
                  <m:t>t</m:t>
                </m:r>
              </m:sub>
            </m:sSub>
          </m:e>
        </m:nary>
        <m:r>
          <w:rPr>
            <w:rFonts w:ascii="Cambria Math" w:hAnsi="Cambria Math"/>
            <w:lang w:val="vi-VN"/>
          </w:rPr>
          <m:t>+constant</m:t>
        </m:r>
      </m:oMath>
    </w:p>
    <w:p w14:paraId="3E7E6012" w14:textId="2EA8DD10" w:rsidR="00B24B18" w:rsidRPr="0085744E" w:rsidRDefault="006356C1" w:rsidP="00E133E2">
      <w:pPr>
        <w:tabs>
          <w:tab w:val="clear" w:pos="425"/>
          <w:tab w:val="left" w:pos="270"/>
        </w:tabs>
        <w:spacing w:line="276" w:lineRule="auto"/>
        <w:ind w:right="83"/>
        <w:rPr>
          <w:lang w:val="vi-VN"/>
        </w:rPr>
      </w:pPr>
      <w:r w:rsidRPr="0085744E">
        <w:rPr>
          <w:lang w:val="vi-VN"/>
        </w:rPr>
        <w:tab/>
        <w:t>H</w:t>
      </w:r>
      <w:r w:rsidR="005D65DD" w:rsidRPr="0085744E">
        <w:rPr>
          <w:lang w:val="vi-VN"/>
        </w:rPr>
        <w:t>àm dự đoán tổng hợp của tất cả các cây trong tập cây (ensemble)</w:t>
      </w:r>
      <w:r w:rsidR="00B627F8" w:rsidRPr="006A2994">
        <w:rPr>
          <w:lang w:val="vi-VN"/>
        </w:rPr>
        <w:t xml:space="preserve">: </w:t>
      </w:r>
      <w:r w:rsidR="00B24B18" w:rsidRPr="0085744E">
        <w:rPr>
          <w:lang w:val="vi-VN"/>
        </w:rPr>
        <w:t>h(x)</w:t>
      </w:r>
      <w:r w:rsidRPr="0085744E">
        <w:rPr>
          <w:lang w:val="vi-VN"/>
        </w:rPr>
        <w:t xml:space="preserve"> = </w:t>
      </w:r>
      <w:r w:rsidR="00B24B18" w:rsidRPr="0085744E">
        <w:rPr>
          <w:lang w:val="vi-VN"/>
        </w:rPr>
        <w:t xml:space="preserve"> </w:t>
      </w:r>
      <m:oMath>
        <m:sSub>
          <m:sSubPr>
            <m:ctrlPr>
              <w:rPr>
                <w:rFonts w:ascii="Cambria Math" w:hAnsi="Cambria Math"/>
                <w:i/>
                <w:lang w:val="vi-VN"/>
              </w:rPr>
            </m:ctrlPr>
          </m:sSubPr>
          <m:e>
            <m:r>
              <w:rPr>
                <w:rFonts w:ascii="Cambria Math" w:hAnsi="Cambria Math"/>
                <w:lang w:val="vi-VN"/>
              </w:rPr>
              <m:t>h</m:t>
            </m:r>
          </m:e>
          <m:sub>
            <m:r>
              <w:rPr>
                <w:rFonts w:ascii="Cambria Math" w:hAnsi="Cambria Math"/>
                <w:lang w:val="vi-VN"/>
              </w:rPr>
              <m:t>1</m:t>
            </m:r>
          </m:sub>
        </m:sSub>
        <m:d>
          <m:dPr>
            <m:ctrlPr>
              <w:rPr>
                <w:rFonts w:ascii="Cambria Math" w:hAnsi="Cambria Math"/>
                <w:i/>
                <w:lang w:val="vi-VN"/>
              </w:rPr>
            </m:ctrlPr>
          </m:dPr>
          <m:e>
            <m:r>
              <w:rPr>
                <w:rFonts w:ascii="Cambria Math" w:hAnsi="Cambria Math"/>
                <w:lang w:val="vi-VN"/>
              </w:rPr>
              <m:t>x</m:t>
            </m:r>
          </m:e>
        </m:d>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h</m:t>
            </m:r>
          </m:e>
          <m:sub>
            <m:r>
              <w:rPr>
                <w:rFonts w:ascii="Cambria Math" w:hAnsi="Cambria Math"/>
                <w:lang w:val="vi-VN"/>
              </w:rPr>
              <m:t>2</m:t>
            </m:r>
          </m:sub>
        </m:sSub>
        <m:d>
          <m:dPr>
            <m:ctrlPr>
              <w:rPr>
                <w:rFonts w:ascii="Cambria Math" w:hAnsi="Cambria Math"/>
                <w:i/>
                <w:lang w:val="vi-VN"/>
              </w:rPr>
            </m:ctrlPr>
          </m:dPr>
          <m:e>
            <m:r>
              <w:rPr>
                <w:rFonts w:ascii="Cambria Math" w:hAnsi="Cambria Math"/>
                <w:lang w:val="vi-VN"/>
              </w:rPr>
              <m:t>x</m:t>
            </m:r>
          </m:e>
        </m:d>
        <m:r>
          <w:rPr>
            <w:rFonts w:ascii="Cambria Math" w:hAnsi="Cambria Math"/>
            <w:lang w:val="vi-VN"/>
          </w:rPr>
          <m:t>+ .. +</m:t>
        </m:r>
        <m:sSub>
          <m:sSubPr>
            <m:ctrlPr>
              <w:rPr>
                <w:rFonts w:ascii="Cambria Math" w:hAnsi="Cambria Math"/>
                <w:i/>
                <w:lang w:val="vi-VN"/>
              </w:rPr>
            </m:ctrlPr>
          </m:sSubPr>
          <m:e>
            <m:r>
              <w:rPr>
                <w:rFonts w:ascii="Cambria Math" w:hAnsi="Cambria Math"/>
                <w:lang w:val="vi-VN"/>
              </w:rPr>
              <m:t>h</m:t>
            </m:r>
          </m:e>
          <m:sub>
            <m:r>
              <w:rPr>
                <w:rFonts w:ascii="Cambria Math" w:hAnsi="Cambria Math"/>
                <w:lang w:val="vi-VN"/>
              </w:rPr>
              <m:t>n</m:t>
            </m:r>
          </m:sub>
        </m:sSub>
        <m:d>
          <m:dPr>
            <m:ctrlPr>
              <w:rPr>
                <w:rFonts w:ascii="Cambria Math" w:hAnsi="Cambria Math"/>
                <w:i/>
                <w:lang w:val="vi-VN"/>
              </w:rPr>
            </m:ctrlPr>
          </m:dPr>
          <m:e>
            <m:r>
              <w:rPr>
                <w:rFonts w:ascii="Cambria Math" w:hAnsi="Cambria Math"/>
                <w:lang w:val="vi-VN"/>
              </w:rPr>
              <m:t>x</m:t>
            </m:r>
          </m:e>
        </m:d>
      </m:oMath>
    </w:p>
    <w:p w14:paraId="161302DF" w14:textId="347EC5B6" w:rsidR="005D20CF" w:rsidRPr="005D20CF" w:rsidRDefault="00B57413" w:rsidP="00E133E2">
      <w:pPr>
        <w:pStyle w:val="Heading2"/>
        <w:tabs>
          <w:tab w:val="clear" w:pos="3763"/>
          <w:tab w:val="num" w:pos="288"/>
        </w:tabs>
        <w:spacing w:line="276" w:lineRule="auto"/>
        <w:ind w:left="284"/>
        <w:rPr>
          <w:lang w:val="vi-VN"/>
        </w:rPr>
      </w:pPr>
      <w:r w:rsidRPr="00A27799">
        <w:rPr>
          <w:lang w:val="vi-VN"/>
        </w:rPr>
        <w:t>D</w:t>
      </w:r>
      <w:r w:rsidR="003A11CA" w:rsidRPr="0085744E">
        <w:rPr>
          <w:lang w:val="vi-VN"/>
        </w:rPr>
        <w:t>F</w:t>
      </w:r>
      <w:r w:rsidRPr="00A27799">
        <w:rPr>
          <w:lang w:val="vi-VN"/>
        </w:rPr>
        <w:t>NN</w:t>
      </w:r>
    </w:p>
    <w:p w14:paraId="5CD62CF3" w14:textId="609DDE80" w:rsidR="007F7D6E" w:rsidRPr="00865F94" w:rsidRDefault="00824667" w:rsidP="00E133E2">
      <w:pPr>
        <w:tabs>
          <w:tab w:val="clear" w:pos="425"/>
          <w:tab w:val="left" w:pos="284"/>
        </w:tabs>
        <w:spacing w:line="276" w:lineRule="auto"/>
        <w:ind w:left="-4"/>
        <w:rPr>
          <w:lang w:val="vi-VN"/>
        </w:rPr>
      </w:pPr>
      <w:r w:rsidRPr="00865F94">
        <w:rPr>
          <w:lang w:val="vi-VN"/>
        </w:rPr>
        <w:tab/>
      </w:r>
      <w:r w:rsidR="00065FDA" w:rsidRPr="00865F94">
        <w:rPr>
          <w:lang w:val="vi-VN"/>
        </w:rPr>
        <w:t>Theo</w:t>
      </w:r>
      <w:r w:rsidRPr="00865F94">
        <w:rPr>
          <w:lang w:val="vi-VN"/>
        </w:rPr>
        <w:t xml:space="preserve"> Oyedele và đồng nghiệp [</w:t>
      </w:r>
      <w:r w:rsidR="001F3371" w:rsidRPr="00B976AA">
        <w:rPr>
          <w:lang w:val="vi-VN"/>
        </w:rPr>
        <w:t>23</w:t>
      </w:r>
      <w:r w:rsidRPr="00865F94">
        <w:rPr>
          <w:lang w:val="vi-VN"/>
        </w:rPr>
        <w:t>]</w:t>
      </w:r>
      <w:r w:rsidR="004D4400" w:rsidRPr="0028549C">
        <w:rPr>
          <w:lang w:val="vi-VN"/>
        </w:rPr>
        <w:t>,</w:t>
      </w:r>
      <w:r w:rsidR="00065FDA" w:rsidRPr="00865F94">
        <w:rPr>
          <w:lang w:val="vi-VN"/>
        </w:rPr>
        <w:t xml:space="preserve"> </w:t>
      </w:r>
      <w:r w:rsidR="00BE7660" w:rsidRPr="00865F94">
        <w:rPr>
          <w:lang w:val="vi-VN"/>
        </w:rPr>
        <w:t>Deep Feedforward Neural Network (DFNN) là mô hình học sâu điển hình để học các biểu diễn dữ liệu phức tạp và trừu tượng theo cấp bậc. Quá trình học này truyền tải dữ liệu qua nhiều lớp biến đổi</w:t>
      </w:r>
      <w:r w:rsidR="00A53131" w:rsidRPr="00865F94">
        <w:rPr>
          <w:lang w:val="vi-VN"/>
        </w:rPr>
        <w:t>.</w:t>
      </w:r>
    </w:p>
    <w:p w14:paraId="58C258A2" w14:textId="2CE64E07" w:rsidR="00BE7660" w:rsidRPr="0028549C" w:rsidRDefault="00FC0BC7" w:rsidP="00E133E2">
      <w:pPr>
        <w:tabs>
          <w:tab w:val="clear" w:pos="425"/>
          <w:tab w:val="left" w:pos="284"/>
        </w:tabs>
        <w:spacing w:line="276" w:lineRule="auto"/>
        <w:rPr>
          <w:lang w:val="vi-VN"/>
        </w:rPr>
      </w:pPr>
      <w:r w:rsidRPr="00865F94">
        <w:rPr>
          <w:lang w:val="vi-VN"/>
        </w:rPr>
        <w:tab/>
      </w:r>
      <w:r w:rsidR="00BE7660" w:rsidRPr="0085744E">
        <w:rPr>
          <w:lang w:val="vi-VN"/>
        </w:rPr>
        <w:t>Kiến trúc của DFNN gồm 3 tầng: Input layer, Hidden layer, Output layer. Trong đó mỗi lớp có nhiều đơn vị xử lý kết nối với nhau. Trong DFNN, mỗi lớp sử dụng một phép biến đổi phi tuyến trên input của nó để tạo ra output.</w:t>
      </w:r>
      <w:r w:rsidR="00EC433A" w:rsidRPr="0028549C">
        <w:rPr>
          <w:lang w:val="vi-VN"/>
        </w:rPr>
        <w:t xml:space="preserve"> Hình IV.1 thể hiện kiến trúc </w:t>
      </w:r>
      <w:r w:rsidR="003C1A16" w:rsidRPr="0028549C">
        <w:rPr>
          <w:lang w:val="vi-VN"/>
        </w:rPr>
        <w:t xml:space="preserve">DFNN, </w:t>
      </w:r>
      <w:r w:rsidR="003236B5" w:rsidRPr="0028549C">
        <w:rPr>
          <w:lang w:val="vi-VN"/>
        </w:rPr>
        <w:t>là một đồ thị hướng không chu trình, có nghĩa là luồng thông tin chỉ diễn ra theo hướng tiến về phía trước, đơn giản hóa quá trình huấn luyện backpropagation.</w:t>
      </w:r>
    </w:p>
    <w:p w14:paraId="5B839E07" w14:textId="77777777" w:rsidR="003C5506" w:rsidRPr="0085744E" w:rsidRDefault="003C5506" w:rsidP="00E133E2">
      <w:pPr>
        <w:keepNext/>
        <w:spacing w:line="276" w:lineRule="auto"/>
        <w:jc w:val="center"/>
        <w:rPr>
          <w:lang w:val="vi-VN"/>
        </w:rPr>
      </w:pPr>
      <w:r w:rsidRPr="0085744E">
        <w:rPr>
          <w:noProof/>
          <w:lang w:val="vi-VN"/>
        </w:rPr>
        <w:drawing>
          <wp:inline distT="0" distB="0" distL="0" distR="0" wp14:anchorId="6D4039BB" wp14:editId="7F280DAB">
            <wp:extent cx="1918654" cy="1273258"/>
            <wp:effectExtent l="0" t="0" r="5715" b="3175"/>
            <wp:docPr id="101141472" name="Picture 101141472" descr="A picture containing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1472" name="Picture 1" descr="A picture containing diagram, line&#10;&#10;Description automatically generated"/>
                    <pic:cNvPicPr/>
                  </pic:nvPicPr>
                  <pic:blipFill>
                    <a:blip r:embed="rId22"/>
                    <a:stretch>
                      <a:fillRect/>
                    </a:stretch>
                  </pic:blipFill>
                  <pic:spPr>
                    <a:xfrm>
                      <a:off x="0" y="0"/>
                      <a:ext cx="1918654" cy="1273258"/>
                    </a:xfrm>
                    <a:prstGeom prst="rect">
                      <a:avLst/>
                    </a:prstGeom>
                  </pic:spPr>
                </pic:pic>
              </a:graphicData>
            </a:graphic>
          </wp:inline>
        </w:drawing>
      </w:r>
    </w:p>
    <w:p w14:paraId="73B72A3C" w14:textId="417FC7EB" w:rsidR="003C5506" w:rsidRDefault="003C5506" w:rsidP="00E133E2">
      <w:pPr>
        <w:pStyle w:val="Caption"/>
        <w:spacing w:line="276" w:lineRule="auto"/>
        <w:rPr>
          <w:lang w:val="vi-VN"/>
        </w:rPr>
      </w:pPr>
      <w:r w:rsidRPr="0085744E">
        <w:rPr>
          <w:lang w:val="vi-VN"/>
        </w:rPr>
        <w:t xml:space="preserve">Hình </w:t>
      </w:r>
      <w:r w:rsidR="001C2AD5" w:rsidRPr="00B976AA">
        <w:rPr>
          <w:lang w:val="vi-VN"/>
        </w:rPr>
        <w:t>5</w:t>
      </w:r>
      <w:r w:rsidRPr="0085744E">
        <w:rPr>
          <w:lang w:val="vi-VN"/>
        </w:rPr>
        <w:t>. Kiến trúc mô hình DFNN</w:t>
      </w:r>
    </w:p>
    <w:p w14:paraId="6C8E7270" w14:textId="77AEE12F" w:rsidR="008E23C8" w:rsidRPr="00FF1E9D" w:rsidRDefault="008E23C8" w:rsidP="00E133E2">
      <w:pPr>
        <w:tabs>
          <w:tab w:val="clear" w:pos="425"/>
          <w:tab w:val="left" w:pos="284"/>
        </w:tabs>
        <w:spacing w:line="276" w:lineRule="auto"/>
        <w:rPr>
          <w:lang w:val="vi-VN"/>
        </w:rPr>
      </w:pPr>
      <w:r>
        <w:rPr>
          <w:lang w:val="vi-VN"/>
        </w:rPr>
        <w:tab/>
      </w:r>
      <w:r w:rsidRPr="008E23C8">
        <w:rPr>
          <w:lang w:val="vi-VN"/>
        </w:rPr>
        <w:t xml:space="preserve">Trong mỗi lớp DFNN, đầu ra của mỗi </w:t>
      </w:r>
      <w:r w:rsidR="005119E0" w:rsidRPr="00B976AA">
        <w:rPr>
          <w:lang w:val="vi-VN"/>
        </w:rPr>
        <w:t xml:space="preserve">node </w:t>
      </w:r>
      <w:r w:rsidRPr="008E23C8">
        <w:rPr>
          <w:lang w:val="vi-VN"/>
        </w:rPr>
        <w:t xml:space="preserve">được </w:t>
      </w:r>
      <w:r w:rsidR="005316B1" w:rsidRPr="00B976AA">
        <w:rPr>
          <w:lang w:val="vi-VN"/>
        </w:rPr>
        <w:t>tính toán</w:t>
      </w:r>
      <w:r w:rsidRPr="008E23C8">
        <w:rPr>
          <w:lang w:val="vi-VN"/>
        </w:rPr>
        <w:t xml:space="preserve"> bằng hàm kích hoạt</w:t>
      </w:r>
      <w:r w:rsidRPr="00727BF6">
        <w:rPr>
          <w:lang w:val="vi-VN"/>
        </w:rPr>
        <w:t xml:space="preserve"> </w:t>
      </w:r>
      <m:oMath>
        <m:sSub>
          <m:sSubPr>
            <m:ctrlPr>
              <w:rPr>
                <w:rFonts w:ascii="Cambria Math" w:hAnsi="Cambria Math"/>
                <w:i/>
              </w:rPr>
            </m:ctrlPr>
          </m:sSubPr>
          <m:e>
            <m:r>
              <w:rPr>
                <w:rFonts w:ascii="Cambria Math" w:hAnsi="Cambria Math"/>
                <w:lang w:val="vi-VN"/>
              </w:rPr>
              <m:t>f</m:t>
            </m:r>
          </m:e>
          <m:sub>
            <m:r>
              <w:rPr>
                <w:rFonts w:ascii="Cambria Math" w:hAnsi="Cambria Math"/>
                <w:lang w:val="vi-VN"/>
              </w:rPr>
              <m:t>i</m:t>
            </m:r>
          </m:sub>
        </m:sSub>
      </m:oMath>
      <w:r w:rsidRPr="008E23C8">
        <w:rPr>
          <w:lang w:val="vi-VN"/>
        </w:rPr>
        <w:t xml:space="preserve">, với trọng số </w:t>
      </w:r>
      <m:oMath>
        <m:sSub>
          <m:sSubPr>
            <m:ctrlPr>
              <w:rPr>
                <w:rFonts w:ascii="Cambria Math" w:hAnsi="Cambria Math"/>
                <w:i/>
                <w:lang w:val="vi-VN"/>
              </w:rPr>
            </m:ctrlPr>
          </m:sSubPr>
          <m:e>
            <m:r>
              <w:rPr>
                <w:rFonts w:ascii="Cambria Math" w:hAnsi="Cambria Math"/>
                <w:lang w:val="vi-VN"/>
              </w:rPr>
              <m:t>a</m:t>
            </m:r>
          </m:e>
          <m:sub>
            <m:r>
              <w:rPr>
                <w:rFonts w:ascii="Cambria Math" w:hAnsi="Cambria Math"/>
                <w:lang w:val="vi-VN"/>
              </w:rPr>
              <m:t>i</m:t>
            </m:r>
          </m:sub>
        </m:sSub>
      </m:oMath>
      <w:r w:rsidR="00C91EBE" w:rsidRPr="00685276">
        <w:rPr>
          <w:lang w:val="vi-VN"/>
        </w:rPr>
        <w:t>.</w:t>
      </w:r>
      <w:r w:rsidRPr="008E23C8">
        <w:rPr>
          <w:lang w:val="vi-VN"/>
        </w:rPr>
        <w:t xml:space="preserve"> </w:t>
      </w:r>
      <w:r w:rsidR="008D7973" w:rsidRPr="008D7973">
        <w:rPr>
          <w:lang w:val="vi-VN"/>
        </w:rPr>
        <w:t xml:space="preserve">Số node trong hidden layer thứ i là </w:t>
      </w:r>
      <m:oMath>
        <m:sSup>
          <m:sSupPr>
            <m:ctrlPr>
              <w:rPr>
                <w:rFonts w:ascii="Cambria Math" w:hAnsi="Cambria Math"/>
                <w:i/>
                <w:lang w:val="vi-VN"/>
              </w:rPr>
            </m:ctrlPr>
          </m:sSupPr>
          <m:e>
            <m:r>
              <w:rPr>
                <w:rFonts w:ascii="Cambria Math" w:hAnsi="Cambria Math"/>
                <w:lang w:val="vi-VN"/>
              </w:rPr>
              <m:t>l</m:t>
            </m:r>
          </m:e>
          <m:sup>
            <m:r>
              <w:rPr>
                <w:rFonts w:ascii="Cambria Math" w:hAnsi="Cambria Math"/>
                <w:lang w:val="vi-VN"/>
              </w:rPr>
              <m:t>(i)</m:t>
            </m:r>
          </m:sup>
        </m:sSup>
      </m:oMath>
      <w:r w:rsidR="008D7973" w:rsidRPr="008D7973">
        <w:rPr>
          <w:lang w:val="vi-VN"/>
        </w:rPr>
        <w:t xml:space="preserve">. </w:t>
      </w:r>
      <w:r w:rsidR="00EB0E25" w:rsidRPr="00FF1E9D">
        <w:rPr>
          <w:lang w:val="vi-VN"/>
        </w:rPr>
        <w:t xml:space="preserve">Các </w:t>
      </w:r>
      <w:r w:rsidR="005119E0">
        <w:t xml:space="preserve">node </w:t>
      </w:r>
      <w:r w:rsidR="00EB0E25" w:rsidRPr="00FF1E9D">
        <w:rPr>
          <w:lang w:val="vi-VN"/>
        </w:rPr>
        <w:t>được tính toán như sau:</w:t>
      </w:r>
    </w:p>
    <w:p w14:paraId="6443F106" w14:textId="107890F9" w:rsidR="00EB0E25" w:rsidRPr="00FF1E9D" w:rsidRDefault="002561DD" w:rsidP="00E133E2">
      <w:pPr>
        <w:tabs>
          <w:tab w:val="clear" w:pos="425"/>
          <w:tab w:val="left" w:pos="284"/>
        </w:tabs>
        <w:spacing w:line="276" w:lineRule="auto"/>
        <w:rPr>
          <w:lang w:val="vi-VN"/>
        </w:rPr>
      </w:pPr>
      <m:oMathPara>
        <m:oMath>
          <m:sSub>
            <m:sSubPr>
              <m:ctrlPr>
                <w:rPr>
                  <w:rFonts w:ascii="Cambria Math" w:hAnsi="Cambria Math"/>
                  <w:i/>
                </w:rPr>
              </m:ctrlPr>
            </m:sSubPr>
            <m:e>
              <m:r>
                <w:rPr>
                  <w:rFonts w:ascii="Cambria Math" w:hAnsi="Cambria Math"/>
                  <w:lang w:val="vi-VN"/>
                </w:rPr>
                <m:t>y</m:t>
              </m:r>
            </m:e>
            <m:sub>
              <m:r>
                <w:rPr>
                  <w:rFonts w:ascii="Cambria Math" w:hAnsi="Cambria Math"/>
                  <w:lang w:val="vi-VN"/>
                </w:rPr>
                <m:t>j</m:t>
              </m:r>
            </m:sub>
          </m:sSub>
          <m:r>
            <w:rPr>
              <w:rFonts w:ascii="Cambria Math" w:hAnsi="Cambria Math"/>
              <w:lang w:val="vi-VN"/>
            </w:rPr>
            <m:t xml:space="preserve">= </m:t>
          </m:r>
          <m:sSub>
            <m:sSubPr>
              <m:ctrlPr>
                <w:rPr>
                  <w:rFonts w:ascii="Cambria Math" w:hAnsi="Cambria Math"/>
                  <w:i/>
                </w:rPr>
              </m:ctrlPr>
            </m:sSubPr>
            <m:e>
              <m:r>
                <w:rPr>
                  <w:rFonts w:ascii="Cambria Math" w:hAnsi="Cambria Math"/>
                  <w:lang w:val="vi-VN"/>
                </w:rPr>
                <m:t>f</m:t>
              </m:r>
            </m:e>
            <m:sub>
              <m:r>
                <w:rPr>
                  <w:rFonts w:ascii="Cambria Math" w:hAnsi="Cambria Math"/>
                  <w:lang w:val="vi-VN"/>
                </w:rPr>
                <m:t>j</m:t>
              </m:r>
            </m:sub>
          </m:sSub>
          <m:d>
            <m:dPr>
              <m:ctrlPr>
                <w:rPr>
                  <w:rFonts w:ascii="Cambria Math" w:hAnsi="Cambria Math"/>
                  <w:i/>
                </w:rPr>
              </m:ctrlPr>
            </m:dPr>
            <m:e>
              <m:sSub>
                <m:sSubPr>
                  <m:ctrlPr>
                    <w:rPr>
                      <w:rFonts w:ascii="Cambria Math" w:hAnsi="Cambria Math"/>
                      <w:i/>
                    </w:rPr>
                  </m:ctrlPr>
                </m:sSubPr>
                <m:e>
                  <m:r>
                    <w:rPr>
                      <w:rFonts w:ascii="Cambria Math" w:hAnsi="Cambria Math"/>
                      <w:lang w:val="vi-VN"/>
                    </w:rPr>
                    <m:t>a</m:t>
                  </m:r>
                </m:e>
                <m:sub>
                  <m:r>
                    <w:rPr>
                      <w:rFonts w:ascii="Cambria Math" w:hAnsi="Cambria Math"/>
                      <w:lang w:val="vi-VN"/>
                    </w:rPr>
                    <m:t>j</m:t>
                  </m:r>
                </m:sub>
              </m:sSub>
            </m:e>
          </m:d>
          <m:r>
            <w:rPr>
              <w:rFonts w:ascii="Cambria Math" w:hAnsi="Cambria Math"/>
              <w:lang w:val="vi-VN"/>
            </w:rPr>
            <m:t>=</m:t>
          </m:r>
          <m:sSub>
            <m:sSubPr>
              <m:ctrlPr>
                <w:rPr>
                  <w:rFonts w:ascii="Cambria Math" w:hAnsi="Cambria Math"/>
                  <w:i/>
                </w:rPr>
              </m:ctrlPr>
            </m:sSubPr>
            <m:e>
              <m:r>
                <w:rPr>
                  <w:rFonts w:ascii="Cambria Math" w:hAnsi="Cambria Math"/>
                  <w:lang w:val="vi-VN"/>
                </w:rPr>
                <m:t>f</m:t>
              </m:r>
            </m:e>
            <m:sub>
              <m:r>
                <w:rPr>
                  <w:rFonts w:ascii="Cambria Math" w:hAnsi="Cambria Math"/>
                  <w:lang w:val="vi-VN"/>
                </w:rPr>
                <m:t>j</m:t>
              </m:r>
            </m:sub>
          </m:sSub>
          <m:r>
            <w:rPr>
              <w:rFonts w:ascii="Cambria Math" w:hAnsi="Cambria Math"/>
              <w:lang w:val="vi-VN"/>
            </w:rPr>
            <m:t>(</m:t>
          </m:r>
          <m:nary>
            <m:naryPr>
              <m:chr m:val="∑"/>
              <m:limLoc m:val="undOvr"/>
              <m:ctrlPr>
                <w:rPr>
                  <w:rFonts w:ascii="Cambria Math" w:hAnsi="Cambria Math"/>
                  <w:i/>
                </w:rPr>
              </m:ctrlPr>
            </m:naryPr>
            <m:sub>
              <m:r>
                <w:rPr>
                  <w:rFonts w:ascii="Cambria Math" w:hAnsi="Cambria Math"/>
                  <w:lang w:val="vi-VN"/>
                </w:rPr>
                <m:t>i=1</m:t>
              </m:r>
            </m:sub>
            <m:sup>
              <m:r>
                <w:rPr>
                  <w:rFonts w:ascii="Cambria Math" w:hAnsi="Cambria Math"/>
                  <w:lang w:val="vi-VN"/>
                </w:rPr>
                <m:t>n</m:t>
              </m:r>
            </m:sup>
            <m:e>
              <m:sSub>
                <m:sSubPr>
                  <m:ctrlPr>
                    <w:rPr>
                      <w:rFonts w:ascii="Cambria Math" w:hAnsi="Cambria Math"/>
                      <w:i/>
                    </w:rPr>
                  </m:ctrlPr>
                </m:sSubPr>
                <m:e>
                  <m:r>
                    <w:rPr>
                      <w:rFonts w:ascii="Cambria Math" w:hAnsi="Cambria Math"/>
                      <w:lang w:val="vi-VN"/>
                    </w:rPr>
                    <m:t>ω</m:t>
                  </m:r>
                </m:e>
                <m:sub>
                  <m:r>
                    <w:rPr>
                      <w:rFonts w:ascii="Cambria Math" w:hAnsi="Cambria Math"/>
                      <w:lang w:val="vi-VN"/>
                    </w:rPr>
                    <m:t>ij</m:t>
                  </m:r>
                </m:sub>
              </m:sSub>
              <m:sSub>
                <m:sSubPr>
                  <m:ctrlPr>
                    <w:rPr>
                      <w:rFonts w:ascii="Cambria Math" w:hAnsi="Cambria Math"/>
                      <w:i/>
                    </w:rPr>
                  </m:ctrlPr>
                </m:sSubPr>
                <m:e>
                  <m:r>
                    <w:rPr>
                      <w:rFonts w:ascii="Cambria Math" w:hAnsi="Cambria Math"/>
                      <w:lang w:val="vi-VN"/>
                    </w:rPr>
                    <m:t>x</m:t>
                  </m:r>
                </m:e>
                <m:sub>
                  <m:r>
                    <w:rPr>
                      <w:rFonts w:ascii="Cambria Math" w:hAnsi="Cambria Math"/>
                      <w:lang w:val="vi-VN"/>
                    </w:rPr>
                    <m:t>i</m:t>
                  </m:r>
                </m:sub>
              </m:sSub>
              <m:r>
                <w:rPr>
                  <w:rFonts w:ascii="Cambria Math" w:hAnsi="Cambria Math"/>
                  <w:lang w:val="vi-VN"/>
                </w:rPr>
                <m:t>+</m:t>
              </m:r>
              <m:sSub>
                <m:sSubPr>
                  <m:ctrlPr>
                    <w:rPr>
                      <w:rFonts w:ascii="Cambria Math" w:hAnsi="Cambria Math"/>
                      <w:i/>
                    </w:rPr>
                  </m:ctrlPr>
                </m:sSubPr>
                <m:e>
                  <m:r>
                    <w:rPr>
                      <w:rFonts w:ascii="Cambria Math" w:hAnsi="Cambria Math"/>
                      <w:lang w:val="vi-VN"/>
                    </w:rPr>
                    <m:t>b</m:t>
                  </m:r>
                </m:e>
                <m:sub>
                  <m:r>
                    <w:rPr>
                      <w:rFonts w:ascii="Cambria Math" w:hAnsi="Cambria Math"/>
                      <w:lang w:val="vi-VN"/>
                    </w:rPr>
                    <m:t>j</m:t>
                  </m:r>
                </m:sub>
              </m:sSub>
            </m:e>
          </m:nary>
          <m:r>
            <w:rPr>
              <w:rFonts w:ascii="Cambria Math" w:hAnsi="Cambria Math"/>
            </w:rPr>
            <m:t>)</m:t>
          </m:r>
        </m:oMath>
      </m:oMathPara>
    </w:p>
    <w:p w14:paraId="09D1856C" w14:textId="6EC0EF59" w:rsidR="001835E5" w:rsidRDefault="00020417" w:rsidP="00E133E2">
      <w:pPr>
        <w:tabs>
          <w:tab w:val="clear" w:pos="425"/>
          <w:tab w:val="left" w:pos="284"/>
        </w:tabs>
        <w:spacing w:line="276" w:lineRule="auto"/>
      </w:pPr>
      <w:r>
        <w:tab/>
        <w:t xml:space="preserve">Trong đó </w:t>
      </w:r>
      <m:oMath>
        <m:r>
          <w:rPr>
            <w:rFonts w:ascii="Cambria Math" w:hAnsi="Cambria Math"/>
          </w:rPr>
          <m:t>j∈</m:t>
        </m:r>
        <m:d>
          <m:dPr>
            <m:begChr m:val="["/>
            <m:endChr m:val="]"/>
            <m:ctrlPr>
              <w:rPr>
                <w:rFonts w:ascii="Cambria Math" w:hAnsi="Cambria Math"/>
                <w:i/>
              </w:rPr>
            </m:ctrlPr>
          </m:dPr>
          <m:e>
            <m:r>
              <w:rPr>
                <w:rFonts w:ascii="Cambria Math" w:hAnsi="Cambria Math"/>
              </w:rPr>
              <m:t>0,m</m:t>
            </m:r>
          </m:e>
        </m:d>
      </m:oMath>
      <w:r w:rsidR="00D85730">
        <w:t xml:space="preserve"> là chỉ số đại diện cho trong lớp </w:t>
      </w:r>
      <m:oMath>
        <m:r>
          <w:rPr>
            <w:rFonts w:ascii="Cambria Math" w:hAnsi="Cambria Math"/>
            <w:lang w:val="vi-VN"/>
          </w:rPr>
          <m:t>l</m:t>
        </m:r>
      </m:oMath>
      <w:r w:rsidR="00172CE7">
        <w:t xml:space="preserve">; </w:t>
      </w:r>
      <m:oMath>
        <m:r>
          <w:rPr>
            <w:rFonts w:ascii="Cambria Math" w:hAnsi="Cambria Math"/>
          </w:rPr>
          <m:t>i∈</m:t>
        </m:r>
        <m:d>
          <m:dPr>
            <m:begChr m:val="["/>
            <m:endChr m:val="]"/>
            <m:ctrlPr>
              <w:rPr>
                <w:rFonts w:ascii="Cambria Math" w:hAnsi="Cambria Math"/>
                <w:i/>
              </w:rPr>
            </m:ctrlPr>
          </m:dPr>
          <m:e>
            <m:r>
              <w:rPr>
                <w:rFonts w:ascii="Cambria Math" w:hAnsi="Cambria Math"/>
              </w:rPr>
              <m:t>0,n</m:t>
            </m:r>
          </m:e>
        </m:d>
      </m:oMath>
      <w:r w:rsidR="00172CE7">
        <w:t xml:space="preserve"> là chỉ số đại </w:t>
      </w:r>
      <w:r w:rsidR="00C8068B">
        <w:t>diện cho một node đầu vào</w:t>
      </w:r>
      <w:r w:rsidR="00B627F8">
        <w:t xml:space="preserve"> từ lớp</w:t>
      </w:r>
      <w:r w:rsidR="00B627F8" w:rsidRPr="00B627F8">
        <w:rPr>
          <w:rFonts w:ascii="Cambria Math" w:hAnsi="Cambria Math"/>
          <w:i/>
          <w:lang w:val="vi-VN"/>
        </w:rPr>
        <w:t xml:space="preserve"> </w:t>
      </w:r>
      <m:oMath>
        <m:r>
          <w:rPr>
            <w:rFonts w:ascii="Cambria Math" w:hAnsi="Cambria Math"/>
            <w:lang w:val="vi-VN"/>
          </w:rPr>
          <m:t>l-1</m:t>
        </m:r>
      </m:oMath>
      <w:r w:rsidR="00B627F8">
        <w:t xml:space="preserve"> ; n là tổng </w:t>
      </w:r>
      <w:r w:rsidR="00710237">
        <w:t>số node đầu vào của một layer liền kề</w:t>
      </w:r>
      <w:r w:rsidR="007E1891">
        <w:t xml:space="preserve">; m là </w:t>
      </w:r>
      <w:r w:rsidR="007849D4">
        <w:t xml:space="preserve">số node trong lớp </w:t>
      </w:r>
      <m:oMath>
        <m:r>
          <w:rPr>
            <w:rFonts w:ascii="Cambria Math" w:hAnsi="Cambria Math"/>
            <w:lang w:val="vi-VN"/>
          </w:rPr>
          <m:t>l</m:t>
        </m:r>
      </m:oMath>
      <w:r w:rsidR="004049FA">
        <w:t xml:space="preserve">, </w:t>
      </w:r>
      <w:r w:rsidR="00E276B0">
        <w:t xml:space="preserve">với </w:t>
      </w:r>
      <m:oMath>
        <m:r>
          <w:rPr>
            <w:rFonts w:ascii="Cambria Math" w:hAnsi="Cambria Math"/>
          </w:rPr>
          <m:t>m,n∈</m:t>
        </m:r>
        <m:sSup>
          <m:sSupPr>
            <m:ctrlPr>
              <w:rPr>
                <w:rFonts w:ascii="Cambria Math" w:hAnsi="Cambria Math"/>
                <w:i/>
              </w:rPr>
            </m:ctrlPr>
          </m:sSupPr>
          <m:e>
            <m:r>
              <w:rPr>
                <w:rFonts w:ascii="Cambria Math" w:hAnsi="Cambria Math"/>
              </w:rPr>
              <m:t>Z</m:t>
            </m:r>
          </m:e>
          <m:sup>
            <m:r>
              <w:rPr>
                <w:rFonts w:ascii="Cambria Math" w:hAnsi="Cambria Math"/>
              </w:rPr>
              <m:t>+</m:t>
            </m:r>
          </m:sup>
        </m:sSup>
      </m:oMath>
      <w:r w:rsidR="009F47AE">
        <w:t xml:space="preserve">. </w:t>
      </w:r>
      <m:oMath>
        <m:sSub>
          <m:sSubPr>
            <m:ctrlPr>
              <w:rPr>
                <w:rFonts w:ascii="Cambria Math" w:hAnsi="Cambria Math"/>
                <w:i/>
              </w:rPr>
            </m:ctrlPr>
          </m:sSubPr>
          <m:e>
            <m:r>
              <w:rPr>
                <w:rFonts w:ascii="Cambria Math" w:hAnsi="Cambria Math"/>
                <w:lang w:val="vi-VN"/>
              </w:rPr>
              <m:t>y</m:t>
            </m:r>
          </m:e>
          <m:sub>
            <m:r>
              <w:rPr>
                <w:rFonts w:ascii="Cambria Math" w:hAnsi="Cambria Math"/>
                <w:lang w:val="vi-VN"/>
              </w:rPr>
              <m:t>j</m:t>
            </m:r>
          </m:sub>
        </m:sSub>
      </m:oMath>
      <w:r w:rsidR="009F47AE">
        <w:t xml:space="preserve"> </w:t>
      </w:r>
      <w:r w:rsidR="00045B8F">
        <w:t xml:space="preserve">là </w:t>
      </w:r>
      <w:r w:rsidR="005656EB">
        <w:t>đầu</w:t>
      </w:r>
      <w:r w:rsidR="00045B8F">
        <w:t xml:space="preserve"> ra của </w:t>
      </w:r>
      <w:r w:rsidR="005656EB">
        <w:t xml:space="preserve">node thứ j; </w:t>
      </w:r>
      <m:oMath>
        <m:sSub>
          <m:sSubPr>
            <m:ctrlPr>
              <w:rPr>
                <w:rFonts w:ascii="Cambria Math" w:hAnsi="Cambria Math"/>
                <w:i/>
              </w:rPr>
            </m:ctrlPr>
          </m:sSubPr>
          <m:e>
            <m:r>
              <w:rPr>
                <w:rFonts w:ascii="Cambria Math" w:hAnsi="Cambria Math"/>
                <w:lang w:val="vi-VN"/>
              </w:rPr>
              <m:t>x</m:t>
            </m:r>
          </m:e>
          <m:sub>
            <m:r>
              <w:rPr>
                <w:rFonts w:ascii="Cambria Math" w:hAnsi="Cambria Math"/>
                <w:lang w:val="vi-VN"/>
              </w:rPr>
              <m:t>i</m:t>
            </m:r>
          </m:sub>
        </m:sSub>
      </m:oMath>
      <w:r w:rsidR="00731BBB">
        <w:t xml:space="preserve"> là đầu vào từ </w:t>
      </w:r>
      <w:r w:rsidR="00055463">
        <w:t>node</w:t>
      </w:r>
      <w:r w:rsidR="00076B1A">
        <w:t xml:space="preserve">; </w:t>
      </w:r>
      <m:oMath>
        <m:sSub>
          <m:sSubPr>
            <m:ctrlPr>
              <w:rPr>
                <w:rFonts w:ascii="Cambria Math" w:hAnsi="Cambria Math"/>
                <w:i/>
              </w:rPr>
            </m:ctrlPr>
          </m:sSubPr>
          <m:e>
            <m:r>
              <w:rPr>
                <w:rFonts w:ascii="Cambria Math" w:hAnsi="Cambria Math"/>
                <w:lang w:val="vi-VN"/>
              </w:rPr>
              <m:t>ω</m:t>
            </m:r>
          </m:e>
          <m:sub>
            <m:r>
              <w:rPr>
                <w:rFonts w:ascii="Cambria Math" w:hAnsi="Cambria Math"/>
                <w:lang w:val="vi-VN"/>
              </w:rPr>
              <m:t>ij</m:t>
            </m:r>
          </m:sub>
        </m:sSub>
      </m:oMath>
      <w:r w:rsidR="00CB5632">
        <w:t xml:space="preserve"> là</w:t>
      </w:r>
      <w:r w:rsidR="00AB0A91">
        <w:t xml:space="preserve"> </w:t>
      </w:r>
      <w:r w:rsidR="000C7CB4" w:rsidRPr="000C7CB4">
        <w:t>trọng số</w:t>
      </w:r>
      <w:r w:rsidR="00985978">
        <w:t xml:space="preserve">; </w:t>
      </w:r>
      <m:oMath>
        <m:sSub>
          <m:sSubPr>
            <m:ctrlPr>
              <w:rPr>
                <w:rFonts w:ascii="Cambria Math" w:hAnsi="Cambria Math"/>
                <w:i/>
              </w:rPr>
            </m:ctrlPr>
          </m:sSubPr>
          <m:e>
            <m:r>
              <w:rPr>
                <w:rFonts w:ascii="Cambria Math" w:hAnsi="Cambria Math"/>
                <w:lang w:val="vi-VN"/>
              </w:rPr>
              <m:t>b</m:t>
            </m:r>
          </m:e>
          <m:sub>
            <m:r>
              <w:rPr>
                <w:rFonts w:ascii="Cambria Math" w:hAnsi="Cambria Math"/>
                <w:lang w:val="vi-VN"/>
              </w:rPr>
              <m:t>j</m:t>
            </m:r>
          </m:sub>
        </m:sSub>
      </m:oMath>
      <w:r w:rsidR="00985978">
        <w:t xml:space="preserve"> là hệ số tự do (bias).</w:t>
      </w:r>
    </w:p>
    <w:p w14:paraId="379A3455" w14:textId="20E9E46C" w:rsidR="0096009F" w:rsidRPr="00FC550F" w:rsidRDefault="0096009F" w:rsidP="00E133E2">
      <w:pPr>
        <w:tabs>
          <w:tab w:val="clear" w:pos="425"/>
          <w:tab w:val="left" w:pos="284"/>
        </w:tabs>
        <w:spacing w:line="276" w:lineRule="auto"/>
      </w:pPr>
      <w:r>
        <w:tab/>
      </w:r>
      <w:r w:rsidR="00D85E0E">
        <w:t xml:space="preserve">Quá trình thực nghiệm trên mô hình DFNN sử dụng </w:t>
      </w:r>
      <w:r w:rsidR="00725D00">
        <w:t xml:space="preserve">ý tưởng của Grid Search để </w:t>
      </w:r>
      <w:r w:rsidR="004C4F49">
        <w:t>tối ưu hóa</w:t>
      </w:r>
      <w:r w:rsidR="00A506A4">
        <w:t xml:space="preserve"> các tham số</w:t>
      </w:r>
      <w:r w:rsidR="009A44D1">
        <w:t xml:space="preserve">, bộ tham số tốt nhất được lựa chọn </w:t>
      </w:r>
      <w:r w:rsidR="00207A48">
        <w:t>dựa trên độ đo M</w:t>
      </w:r>
      <w:r w:rsidR="00C46CCA">
        <w:t>S</w:t>
      </w:r>
      <w:r w:rsidR="00207A48">
        <w:t>E trên tập dữ liệu validate.</w:t>
      </w:r>
    </w:p>
    <w:p w14:paraId="0BE6F7F2" w14:textId="7E5CD126" w:rsidR="00B57413" w:rsidRPr="00A27799" w:rsidRDefault="00B57413" w:rsidP="00E133E2">
      <w:pPr>
        <w:pStyle w:val="Heading2"/>
        <w:tabs>
          <w:tab w:val="clear" w:pos="3763"/>
          <w:tab w:val="num" w:pos="288"/>
        </w:tabs>
        <w:spacing w:line="276" w:lineRule="auto"/>
        <w:ind w:left="284"/>
        <w:rPr>
          <w:lang w:val="vi-VN"/>
        </w:rPr>
      </w:pPr>
      <w:r w:rsidRPr="00A27799">
        <w:rPr>
          <w:lang w:val="vi-VN"/>
        </w:rPr>
        <w:t>TCA</w:t>
      </w:r>
      <w:r w:rsidR="00E8444F" w:rsidRPr="00A27799">
        <w:rPr>
          <w:lang w:val="vi-VN"/>
        </w:rPr>
        <w:t>N</w:t>
      </w:r>
      <w:r w:rsidR="00CC2AE5" w:rsidRPr="0085744E">
        <w:rPr>
          <w:lang w:val="vi-VN"/>
        </w:rPr>
        <w:t>s</w:t>
      </w:r>
    </w:p>
    <w:p w14:paraId="0B24C3B3" w14:textId="1D09BF0B" w:rsidR="005B0846" w:rsidRPr="00B976AA" w:rsidRDefault="0001556A" w:rsidP="00E133E2">
      <w:pPr>
        <w:spacing w:line="276" w:lineRule="auto"/>
        <w:ind w:firstLine="288"/>
        <w:rPr>
          <w:lang w:val="vi-VN"/>
        </w:rPr>
      </w:pPr>
      <w:r w:rsidRPr="00B976AA">
        <w:rPr>
          <w:lang w:val="vi-VN"/>
        </w:rPr>
        <w:t>Theo Lin và đồng nghiệp (</w:t>
      </w:r>
      <w:r w:rsidR="009A0B39" w:rsidRPr="00B976AA">
        <w:rPr>
          <w:lang w:val="vi-VN"/>
        </w:rPr>
        <w:t>07/2021</w:t>
      </w:r>
      <w:r w:rsidRPr="00B976AA">
        <w:rPr>
          <w:lang w:val="vi-VN"/>
        </w:rPr>
        <w:t>)</w:t>
      </w:r>
      <w:r w:rsidR="009A0B39" w:rsidRPr="00B976AA">
        <w:rPr>
          <w:lang w:val="vi-VN"/>
        </w:rPr>
        <w:t xml:space="preserve"> [</w:t>
      </w:r>
      <w:r w:rsidR="001F3371" w:rsidRPr="00B976AA">
        <w:rPr>
          <w:lang w:val="vi-VN"/>
        </w:rPr>
        <w:t>24</w:t>
      </w:r>
      <w:r w:rsidR="009A0B39" w:rsidRPr="00B976AA">
        <w:rPr>
          <w:lang w:val="vi-VN"/>
        </w:rPr>
        <w:t xml:space="preserve">] </w:t>
      </w:r>
      <w:r w:rsidR="00034E66" w:rsidRPr="00A27799">
        <w:rPr>
          <w:lang w:val="vi-VN"/>
        </w:rPr>
        <w:t>Temporal Convolutional Attention Neural Networks (TCAN</w:t>
      </w:r>
      <w:r w:rsidR="00CC2AE5" w:rsidRPr="0085744E">
        <w:rPr>
          <w:lang w:val="vi-VN"/>
        </w:rPr>
        <w:t>s</w:t>
      </w:r>
      <w:r w:rsidR="00034E66" w:rsidRPr="00A27799">
        <w:rPr>
          <w:lang w:val="vi-VN"/>
        </w:rPr>
        <w:t xml:space="preserve">) </w:t>
      </w:r>
      <w:r w:rsidR="0009027E" w:rsidRPr="00A27799">
        <w:rPr>
          <w:lang w:val="vi-VN"/>
        </w:rPr>
        <w:t>gồm 3 phần:</w:t>
      </w:r>
      <w:r w:rsidR="00D35EAB" w:rsidRPr="00A27799">
        <w:rPr>
          <w:lang w:val="vi-VN"/>
        </w:rPr>
        <w:t xml:space="preserve"> </w:t>
      </w:r>
      <w:r w:rsidR="00F20605" w:rsidRPr="00A27799">
        <w:rPr>
          <w:lang w:val="vi-VN"/>
        </w:rPr>
        <w:t>Các lớp tích chập thời gian (</w:t>
      </w:r>
      <w:r w:rsidR="009135F0" w:rsidRPr="00A27799">
        <w:rPr>
          <w:lang w:val="vi-VN"/>
        </w:rPr>
        <w:t>T</w:t>
      </w:r>
      <w:r w:rsidR="00B906C8" w:rsidRPr="00A27799">
        <w:rPr>
          <w:lang w:val="vi-VN"/>
        </w:rPr>
        <w:t xml:space="preserve">emporal </w:t>
      </w:r>
      <w:r w:rsidR="009135F0" w:rsidRPr="00A27799">
        <w:rPr>
          <w:lang w:val="vi-VN"/>
        </w:rPr>
        <w:t>C</w:t>
      </w:r>
      <w:r w:rsidR="00366FC8" w:rsidRPr="00A27799">
        <w:rPr>
          <w:lang w:val="vi-VN"/>
        </w:rPr>
        <w:t>on</w:t>
      </w:r>
      <w:r w:rsidR="00254252" w:rsidRPr="00A27799">
        <w:rPr>
          <w:lang w:val="vi-VN"/>
        </w:rPr>
        <w:t>volu</w:t>
      </w:r>
      <w:r w:rsidR="007665CC" w:rsidRPr="00A27799">
        <w:rPr>
          <w:lang w:val="vi-VN"/>
        </w:rPr>
        <w:t>tion Layers)</w:t>
      </w:r>
      <w:r w:rsidR="00864EC2" w:rsidRPr="00A27799">
        <w:rPr>
          <w:lang w:val="vi-VN"/>
        </w:rPr>
        <w:t xml:space="preserve">, </w:t>
      </w:r>
      <w:r w:rsidR="002C6EC7" w:rsidRPr="00A27799">
        <w:rPr>
          <w:lang w:val="vi-VN"/>
        </w:rPr>
        <w:t>lớp chú ý thưa thớt (</w:t>
      </w:r>
      <w:r w:rsidR="002C517E" w:rsidRPr="00A27799">
        <w:rPr>
          <w:lang w:val="vi-VN"/>
        </w:rPr>
        <w:t xml:space="preserve">Sparse </w:t>
      </w:r>
      <w:r w:rsidR="003A0CAC" w:rsidRPr="00A27799">
        <w:rPr>
          <w:lang w:val="vi-VN"/>
        </w:rPr>
        <w:t>A</w:t>
      </w:r>
      <w:r w:rsidR="002C517E" w:rsidRPr="00A27799">
        <w:rPr>
          <w:lang w:val="vi-VN"/>
        </w:rPr>
        <w:t xml:space="preserve">ttention </w:t>
      </w:r>
      <w:r w:rsidR="003A0CAC" w:rsidRPr="00A27799">
        <w:rPr>
          <w:lang w:val="vi-VN"/>
        </w:rPr>
        <w:t>L</w:t>
      </w:r>
      <w:r w:rsidR="002C517E" w:rsidRPr="00A27799">
        <w:rPr>
          <w:lang w:val="vi-VN"/>
        </w:rPr>
        <w:t>ayer)</w:t>
      </w:r>
      <w:r w:rsidR="00933DA2" w:rsidRPr="00A27799">
        <w:rPr>
          <w:lang w:val="vi-VN"/>
        </w:rPr>
        <w:t xml:space="preserve"> và lớp đầu ra (Ou</w:t>
      </w:r>
      <w:r w:rsidR="0004551E" w:rsidRPr="00A27799">
        <w:rPr>
          <w:lang w:val="vi-VN"/>
        </w:rPr>
        <w:t>tput Layer</w:t>
      </w:r>
      <w:r w:rsidR="00914FB7" w:rsidRPr="00A27799">
        <w:rPr>
          <w:lang w:val="vi-VN"/>
        </w:rPr>
        <w:t>)</w:t>
      </w:r>
      <w:r w:rsidR="009A0B39" w:rsidRPr="00B976AA">
        <w:rPr>
          <w:lang w:val="vi-VN"/>
        </w:rPr>
        <w:t>.</w:t>
      </w:r>
    </w:p>
    <w:p w14:paraId="29B06679" w14:textId="77777777" w:rsidR="009A0B39" w:rsidRDefault="00D86F48" w:rsidP="00350E71">
      <w:pPr>
        <w:keepNext/>
        <w:spacing w:line="276" w:lineRule="auto"/>
        <w:jc w:val="center"/>
      </w:pPr>
      <w:r w:rsidRPr="00A27799">
        <w:rPr>
          <w:noProof/>
          <w:lang w:val="vi-VN"/>
        </w:rPr>
        <w:drawing>
          <wp:inline distT="0" distB="0" distL="0" distR="0" wp14:anchorId="70057981" wp14:editId="39B274CB">
            <wp:extent cx="2124790" cy="1350105"/>
            <wp:effectExtent l="0" t="0" r="8890" b="2540"/>
            <wp:docPr id="1983552813" name="Picture 1983552813" descr="TCA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CAN architectur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24790" cy="1350105"/>
                    </a:xfrm>
                    <a:prstGeom prst="rect">
                      <a:avLst/>
                    </a:prstGeom>
                    <a:noFill/>
                    <a:ln>
                      <a:noFill/>
                    </a:ln>
                  </pic:spPr>
                </pic:pic>
              </a:graphicData>
            </a:graphic>
          </wp:inline>
        </w:drawing>
      </w:r>
    </w:p>
    <w:p w14:paraId="08141FEC" w14:textId="57E55118" w:rsidR="00D86F48" w:rsidRPr="00A27799" w:rsidRDefault="009A0B39" w:rsidP="00E133E2">
      <w:pPr>
        <w:pStyle w:val="Caption"/>
        <w:spacing w:line="276" w:lineRule="auto"/>
        <w:rPr>
          <w:lang w:val="vi-VN"/>
        </w:rPr>
      </w:pPr>
      <w:r>
        <w:t xml:space="preserve">Hình </w:t>
      </w:r>
      <w:r w:rsidR="001C2AD5">
        <w:t>6</w:t>
      </w:r>
      <w:r>
        <w:t xml:space="preserve">. </w:t>
      </w:r>
      <w:r w:rsidRPr="004C6C93">
        <w:t>Kiến trúc TCANs</w:t>
      </w:r>
    </w:p>
    <w:p w14:paraId="366BD5BD" w14:textId="6DED6BEF" w:rsidR="006C2AC9" w:rsidRPr="00F62FAD" w:rsidRDefault="009A0B39" w:rsidP="00E133E2">
      <w:pPr>
        <w:tabs>
          <w:tab w:val="clear" w:pos="425"/>
          <w:tab w:val="left" w:pos="284"/>
        </w:tabs>
        <w:spacing w:line="276" w:lineRule="auto"/>
        <w:rPr>
          <w:lang w:val="vi-VN"/>
        </w:rPr>
      </w:pPr>
      <w:r>
        <w:rPr>
          <w:lang w:val="vi-VN"/>
        </w:rPr>
        <w:tab/>
      </w:r>
      <w:r w:rsidR="00656B25" w:rsidRPr="00F62FAD">
        <w:rPr>
          <w:lang w:val="vi-VN"/>
        </w:rPr>
        <w:t>Các lớp tích chập thời gian</w:t>
      </w:r>
      <w:r w:rsidR="007224CA" w:rsidRPr="00F62FAD">
        <w:rPr>
          <w:lang w:val="vi-VN"/>
        </w:rPr>
        <w:t xml:space="preserve"> áp dụng phép tích chập</w:t>
      </w:r>
      <w:r w:rsidR="00510175" w:rsidRPr="00F62FAD">
        <w:rPr>
          <w:lang w:val="vi-VN"/>
        </w:rPr>
        <w:t xml:space="preserve"> </w:t>
      </w:r>
      <w:r w:rsidR="00D137A8" w:rsidRPr="00F62FAD">
        <w:rPr>
          <w:lang w:val="vi-VN"/>
        </w:rPr>
        <w:t>để trích xuất đặc trưng từ chuỗi thời gian đầu vào</w:t>
      </w:r>
      <w:r w:rsidR="002B1362" w:rsidRPr="00F62FAD">
        <w:rPr>
          <w:lang w:val="vi-VN"/>
        </w:rPr>
        <w:t>, sử dụng</w:t>
      </w:r>
      <w:r w:rsidR="009E53F3" w:rsidRPr="00F62FAD">
        <w:rPr>
          <w:lang w:val="vi-VN"/>
        </w:rPr>
        <w:t xml:space="preserve"> cửa sổ và bước nhảy khác nhau để mã hóa mẫu thời gian quan trọng.</w:t>
      </w:r>
      <w:r w:rsidR="00CD4E89" w:rsidRPr="00F62FAD">
        <w:rPr>
          <w:lang w:val="vi-VN"/>
        </w:rPr>
        <w:t xml:space="preserve"> </w:t>
      </w:r>
      <w:r w:rsidR="001C5DF9" w:rsidRPr="00F62FAD">
        <w:rPr>
          <w:lang w:val="vi-VN"/>
        </w:rPr>
        <w:t>Lớp chú ý thưa thớt tập trung vào các điểm dữ liệu quan trọng trong chuỗi thời gian</w:t>
      </w:r>
      <w:r w:rsidR="0022284A" w:rsidRPr="00F62FAD">
        <w:rPr>
          <w:lang w:val="vi-VN"/>
        </w:rPr>
        <w:t xml:space="preserve"> và tạo ra </w:t>
      </w:r>
      <w:r w:rsidR="00E57D60" w:rsidRPr="00F62FAD">
        <w:rPr>
          <w:lang w:val="vi-VN"/>
        </w:rPr>
        <w:t>trọng số chú ý cho từng điểm dữ liệu để giải thích kết quả dự đoán</w:t>
      </w:r>
      <w:r w:rsidR="00CE0BEB" w:rsidRPr="00F62FAD">
        <w:rPr>
          <w:lang w:val="vi-VN"/>
        </w:rPr>
        <w:t xml:space="preserve">. </w:t>
      </w:r>
      <w:r w:rsidR="00CC240A" w:rsidRPr="00F62FAD">
        <w:rPr>
          <w:lang w:val="vi-VN"/>
        </w:rPr>
        <w:t xml:space="preserve">Lớp đầu ra </w:t>
      </w:r>
      <w:r w:rsidR="007703FA" w:rsidRPr="00F62FAD">
        <w:rPr>
          <w:lang w:val="vi-VN"/>
        </w:rPr>
        <w:t xml:space="preserve">kết hợp đặc trưng và </w:t>
      </w:r>
      <w:r w:rsidR="007A4677" w:rsidRPr="00F62FAD">
        <w:rPr>
          <w:lang w:val="vi-VN"/>
        </w:rPr>
        <w:t xml:space="preserve">trọng số chú ý </w:t>
      </w:r>
      <w:r w:rsidR="00834AA1" w:rsidRPr="00F62FAD">
        <w:rPr>
          <w:lang w:val="vi-VN"/>
        </w:rPr>
        <w:t>từ các lớp trước đó</w:t>
      </w:r>
      <w:r w:rsidR="0058238F" w:rsidRPr="00F62FAD">
        <w:rPr>
          <w:lang w:val="vi-VN"/>
        </w:rPr>
        <w:t xml:space="preserve"> để tính toán đầu ra cho bài toán chuỗi thời gian.</w:t>
      </w:r>
    </w:p>
    <w:p w14:paraId="7891C62D" w14:textId="4FCA177B" w:rsidR="000E3E4C" w:rsidRPr="00A27799" w:rsidRDefault="000E3E4C" w:rsidP="00E133E2">
      <w:pPr>
        <w:spacing w:line="276" w:lineRule="auto"/>
        <w:ind w:firstLine="288"/>
        <w:rPr>
          <w:lang w:val="vi-VN"/>
        </w:rPr>
      </w:pPr>
      <w:r w:rsidRPr="00A27799">
        <w:rPr>
          <w:lang w:val="vi-VN"/>
        </w:rPr>
        <w:t>TCAN</w:t>
      </w:r>
      <w:r w:rsidR="00CC2AE5" w:rsidRPr="00865F94">
        <w:rPr>
          <w:lang w:val="vi-VN"/>
        </w:rPr>
        <w:t>s</w:t>
      </w:r>
      <w:r w:rsidRPr="00A27799">
        <w:rPr>
          <w:lang w:val="vi-VN"/>
        </w:rPr>
        <w:t xml:space="preserve"> sử dụng kiến trúc tích chập phân cấp để mã hóa chuỗi đầu vào và trích xuất mẫu thời gian dưới dạng biến tiềm ẩn</w:t>
      </w:r>
      <w:r w:rsidR="000F33B0" w:rsidRPr="00A27799">
        <w:rPr>
          <w:lang w:val="vi-VN"/>
        </w:rPr>
        <w:t xml:space="preserve"> (</w:t>
      </w:r>
      <w:r w:rsidR="00226C71" w:rsidRPr="00A27799">
        <w:rPr>
          <w:lang w:val="vi-VN"/>
        </w:rPr>
        <w:t>latent variables</w:t>
      </w:r>
      <w:r w:rsidR="000F33B0" w:rsidRPr="00A27799">
        <w:rPr>
          <w:lang w:val="vi-VN"/>
        </w:rPr>
        <w:t>)</w:t>
      </w:r>
      <w:r w:rsidR="00BF2D4F" w:rsidRPr="00A27799">
        <w:rPr>
          <w:lang w:val="vi-VN"/>
        </w:rPr>
        <w:t>.</w:t>
      </w:r>
    </w:p>
    <w:p w14:paraId="0E3FA9AB" w14:textId="2B69DC74" w:rsidR="00B47D40" w:rsidRPr="00A27799" w:rsidRDefault="00B47D40" w:rsidP="00E133E2">
      <w:pPr>
        <w:spacing w:line="276" w:lineRule="auto"/>
        <w:ind w:firstLine="288"/>
        <w:rPr>
          <w:lang w:val="vi-VN"/>
        </w:rPr>
      </w:pPr>
      <w:r w:rsidRPr="00A27799">
        <w:rPr>
          <w:lang w:val="vi-VN"/>
        </w:rPr>
        <w:t>Bằng việc sử dụng lớp chú ý thưa thớt, TCAN</w:t>
      </w:r>
      <w:r w:rsidR="00CC2AE5" w:rsidRPr="00865F94">
        <w:rPr>
          <w:lang w:val="vi-VN"/>
        </w:rPr>
        <w:t>s</w:t>
      </w:r>
      <w:r w:rsidRPr="00A27799">
        <w:rPr>
          <w:lang w:val="vi-VN"/>
        </w:rPr>
        <w:t xml:space="preserve"> có khả năng truy cập vào tất cả các bước lịch sử của chuỗi đầu vào mà không phụ thuộc vào độ dài của chuỗi. Điều này cho phép TCAN</w:t>
      </w:r>
      <w:r w:rsidR="00CC2AE5" w:rsidRPr="00865F94">
        <w:rPr>
          <w:lang w:val="vi-VN"/>
        </w:rPr>
        <w:t>s</w:t>
      </w:r>
      <w:r w:rsidRPr="00A27799">
        <w:rPr>
          <w:lang w:val="vi-VN"/>
        </w:rPr>
        <w:t xml:space="preserve"> tập trung vào những bước quan trọng nhất của chuỗi đầu vào và cung cấp một hình ảnh trực quan về kết quả, giúp dễ dàng hiểu và giải thích kết quả dự đoán.</w:t>
      </w:r>
    </w:p>
    <w:p w14:paraId="507575D3" w14:textId="45361298" w:rsidR="00355A51" w:rsidRPr="00A27799" w:rsidRDefault="00355A51" w:rsidP="00E133E2">
      <w:pPr>
        <w:spacing w:line="276" w:lineRule="auto"/>
        <w:ind w:firstLine="288"/>
        <w:rPr>
          <w:lang w:val="vi-VN"/>
        </w:rPr>
      </w:pPr>
      <w:r w:rsidRPr="00362E57">
        <w:rPr>
          <w:lang w:val="vi-VN"/>
        </w:rPr>
        <w:t>Nhóm sử dụng Optuna, một thư viện tối ưu siêu tham số (hyperparameter optimization) theo phương pháp tìm kiếm Bayesian (Bayesian search). Mục tiêu là tìm ra các giá trị siêu tham số tối ưu để cải thiện hiệu suất dự đoán trên dữ liệu validate dựa trên Mean Squared Error (MSE). Quá trình tối ưu hóa được thực hiện bằng cách thử nghiệm và so sánh các giá trị siêu tham số khác nhau và lưu giữ cấu hình tốt nhất để sử dụng trong quá trình đánh giá và triển khai mô hình.</w:t>
      </w:r>
    </w:p>
    <w:p w14:paraId="3DBB04F6" w14:textId="44233016" w:rsidR="00B57413" w:rsidRPr="00A27799" w:rsidRDefault="00B51A59" w:rsidP="00E133E2">
      <w:pPr>
        <w:pStyle w:val="Heading2"/>
        <w:tabs>
          <w:tab w:val="clear" w:pos="3763"/>
          <w:tab w:val="num" w:pos="288"/>
        </w:tabs>
        <w:spacing w:line="276" w:lineRule="auto"/>
        <w:ind w:left="284"/>
        <w:rPr>
          <w:lang w:val="vi-VN"/>
        </w:rPr>
      </w:pPr>
      <w:r>
        <w:t>Độ đo</w:t>
      </w:r>
    </w:p>
    <w:p w14:paraId="7724E53B" w14:textId="396CFC63" w:rsidR="00396FAC" w:rsidRPr="00C364A8" w:rsidRDefault="003B3C79" w:rsidP="00E133E2">
      <w:pPr>
        <w:spacing w:line="276" w:lineRule="auto"/>
        <w:ind w:firstLine="284"/>
        <w:rPr>
          <w:lang w:val="vi-VN"/>
        </w:rPr>
      </w:pPr>
      <w:r w:rsidRPr="003B3C79">
        <w:rPr>
          <w:lang w:val="vi-VN"/>
        </w:rPr>
        <w:t xml:space="preserve">Để </w:t>
      </w:r>
      <w:r w:rsidR="0002718A" w:rsidRPr="0002718A">
        <w:rPr>
          <w:lang w:val="vi-VN"/>
        </w:rPr>
        <w:t xml:space="preserve">đánh giá khả năng dự đoán của các mô hình đề xuất, </w:t>
      </w:r>
      <w:r w:rsidR="00C40196" w:rsidRPr="00C40196">
        <w:rPr>
          <w:lang w:val="vi-VN"/>
        </w:rPr>
        <w:t xml:space="preserve">nhóm sử dụng ba phép đo hiệu suất bao gồm: </w:t>
      </w:r>
      <w:r w:rsidR="00AB4801" w:rsidRPr="00AB4801">
        <w:rPr>
          <w:lang w:val="vi-VN"/>
        </w:rPr>
        <w:t>Mean Absolute Percentage Error</w:t>
      </w:r>
      <w:r w:rsidR="00C40196" w:rsidRPr="00C40196">
        <w:rPr>
          <w:lang w:val="vi-VN"/>
        </w:rPr>
        <w:t xml:space="preserve"> (RMSE), </w:t>
      </w:r>
      <w:r w:rsidR="00102181" w:rsidRPr="00102181">
        <w:rPr>
          <w:lang w:val="vi-VN"/>
        </w:rPr>
        <w:t>Root Mean Square Error</w:t>
      </w:r>
      <w:r w:rsidR="00C40196" w:rsidRPr="00C40196">
        <w:rPr>
          <w:lang w:val="vi-VN"/>
        </w:rPr>
        <w:t xml:space="preserve"> (MAPE) và </w:t>
      </w:r>
      <w:r w:rsidR="00DF24EA" w:rsidRPr="00DF24EA">
        <w:rPr>
          <w:lang w:val="vi-VN"/>
        </w:rPr>
        <w:t>Mean Squared Logarithmic Error</w:t>
      </w:r>
      <w:r w:rsidR="00710E09" w:rsidRPr="00710E09">
        <w:rPr>
          <w:lang w:val="vi-VN"/>
        </w:rPr>
        <w:t xml:space="preserve"> (MSLE)</w:t>
      </w:r>
      <w:r w:rsidR="00C364A8" w:rsidRPr="00C364A8">
        <w:rPr>
          <w:lang w:val="vi-VN"/>
        </w:rPr>
        <w:t>.</w:t>
      </w:r>
    </w:p>
    <w:p w14:paraId="4B1671CA" w14:textId="0B11D00F" w:rsidR="0071438E" w:rsidRPr="009A0B39" w:rsidRDefault="00066E3F" w:rsidP="00E133E2">
      <w:pPr>
        <w:spacing w:line="276" w:lineRule="auto"/>
        <w:ind w:firstLine="284"/>
        <w:rPr>
          <w:lang w:val="vi-VN"/>
        </w:rPr>
      </w:pPr>
      <w:r w:rsidRPr="00066E3F">
        <w:rPr>
          <w:lang w:val="vi-VN"/>
        </w:rPr>
        <w:t xml:space="preserve">A. de Myttenaere </w:t>
      </w:r>
      <w:r w:rsidRPr="00B976AA">
        <w:rPr>
          <w:lang w:val="vi-VN"/>
        </w:rPr>
        <w:t>[</w:t>
      </w:r>
      <w:r w:rsidR="001F3371" w:rsidRPr="00B976AA">
        <w:rPr>
          <w:lang w:val="vi-VN"/>
        </w:rPr>
        <w:t>25</w:t>
      </w:r>
      <w:r w:rsidRPr="00B976AA">
        <w:rPr>
          <w:lang w:val="vi-VN"/>
        </w:rPr>
        <w:t xml:space="preserve">] đã mô tả công thức </w:t>
      </w:r>
      <w:r w:rsidR="00396FAC" w:rsidRPr="00D344E3">
        <w:rPr>
          <w:lang w:val="vi-VN"/>
        </w:rPr>
        <w:t>MAPE</w:t>
      </w:r>
      <w:r w:rsidR="00D344E3" w:rsidRPr="00D344E3">
        <w:rPr>
          <w:lang w:val="vi-VN"/>
        </w:rPr>
        <w:t xml:space="preserve"> đo lường sai số tuyệt đối trung bình giữa giá trị dự đoán và giá trị thực t</w:t>
      </w:r>
      <w:r w:rsidR="0071438E" w:rsidRPr="0071438E">
        <w:rPr>
          <w:lang w:val="vi-VN"/>
        </w:rPr>
        <w:t>ế</w:t>
      </w:r>
      <w:r w:rsidR="0041510C" w:rsidRPr="0041510C">
        <w:rPr>
          <w:lang w:val="vi-VN"/>
        </w:rPr>
        <w:t xml:space="preserve"> với công thức</w:t>
      </w:r>
      <w:r w:rsidRPr="00B976AA">
        <w:rPr>
          <w:lang w:val="vi-VN"/>
        </w:rPr>
        <w:t xml:space="preserve"> như sau</w:t>
      </w:r>
      <w:r w:rsidR="009A0B39" w:rsidRPr="009A0B39">
        <w:rPr>
          <w:lang w:val="vi-VN"/>
        </w:rPr>
        <w:t>:</w:t>
      </w:r>
    </w:p>
    <w:p w14:paraId="3BCF3950" w14:textId="4DFD5571" w:rsidR="00396FAC" w:rsidRDefault="0071438E" w:rsidP="00E133E2">
      <w:pPr>
        <w:spacing w:line="276" w:lineRule="auto"/>
        <w:rPr>
          <w:lang w:val="vi-VN"/>
        </w:rPr>
      </w:pPr>
      <w:r>
        <w:rPr>
          <w:lang w:val="vi-VN"/>
        </w:rPr>
        <w:lastRenderedPageBreak/>
        <w:tab/>
      </w:r>
      <w:r>
        <w:rPr>
          <w:lang w:val="vi-VN"/>
        </w:rPr>
        <w:tab/>
      </w:r>
      <w:r>
        <w:rPr>
          <w:lang w:val="vi-VN"/>
        </w:rPr>
        <w:tab/>
      </w:r>
      <m:oMath>
        <m:r>
          <m:rPr>
            <m:nor/>
          </m:rPr>
          <w:rPr>
            <w:rFonts w:ascii="Cambria Math" w:hAnsi="Cambria Math"/>
            <w:lang w:val="vi-VN"/>
          </w:rPr>
          <m:t>MAPE</m:t>
        </m:r>
        <m:r>
          <w:rPr>
            <w:rFonts w:ascii="Cambria Math" w:hAnsi="Cambria Math"/>
            <w:lang w:val="vi-VN"/>
          </w:rPr>
          <m:t>=</m:t>
        </m:r>
        <m:f>
          <m:fPr>
            <m:ctrlPr>
              <w:rPr>
                <w:rFonts w:ascii="Cambria Math" w:hAnsi="Cambria Math"/>
                <w:lang w:val="vi-VN"/>
              </w:rPr>
            </m:ctrlPr>
          </m:fPr>
          <m:num>
            <m:r>
              <w:rPr>
                <w:rFonts w:ascii="Cambria Math" w:hAnsi="Cambria Math"/>
                <w:lang w:val="vi-VN"/>
              </w:rPr>
              <m:t>1</m:t>
            </m:r>
          </m:num>
          <m:den>
            <m:r>
              <w:rPr>
                <w:rFonts w:ascii="Cambria Math" w:hAnsi="Cambria Math"/>
                <w:lang w:val="vi-VN"/>
              </w:rPr>
              <m:t>n</m:t>
            </m:r>
          </m:den>
        </m:f>
        <m:nary>
          <m:naryPr>
            <m:chr m:val="∑"/>
            <m:limLoc m:val="undOvr"/>
            <m:grow m:val="1"/>
            <m:ctrlPr>
              <w:rPr>
                <w:rFonts w:ascii="Cambria Math" w:hAnsi="Cambria Math"/>
                <w:lang w:val="vi-VN"/>
              </w:rPr>
            </m:ctrlPr>
          </m:naryPr>
          <m:sub>
            <m:r>
              <w:rPr>
                <w:rFonts w:ascii="Cambria Math" w:hAnsi="Cambria Math"/>
                <w:lang w:val="vi-VN"/>
              </w:rPr>
              <m:t>i=1</m:t>
            </m:r>
          </m:sub>
          <m:sup>
            <m:r>
              <w:rPr>
                <w:rFonts w:ascii="Cambria Math" w:hAnsi="Cambria Math"/>
                <w:lang w:val="vi-VN"/>
              </w:rPr>
              <m:t>n</m:t>
            </m:r>
          </m:sup>
          <m:e>
            <m:r>
              <w:rPr>
                <w:rFonts w:ascii="Cambria Math" w:hAnsi="Cambria Math"/>
                <w:lang w:val="vi-VN"/>
              </w:rPr>
              <m:t>∣</m:t>
            </m:r>
            <m:f>
              <m:fPr>
                <m:ctrlPr>
                  <w:rPr>
                    <w:rFonts w:ascii="Cambria Math" w:hAnsi="Cambria Math"/>
                    <w:lang w:val="vi-VN"/>
                  </w:rPr>
                </m:ctrlPr>
              </m:fPr>
              <m:num>
                <m:sSub>
                  <m:sSubPr>
                    <m:ctrlPr>
                      <w:rPr>
                        <w:rFonts w:ascii="Cambria Math" w:hAnsi="Cambria Math"/>
                        <w:lang w:val="vi-VN"/>
                      </w:rPr>
                    </m:ctrlPr>
                  </m:sSubPr>
                  <m:e>
                    <m:r>
                      <m:rPr>
                        <m:nor/>
                      </m:rPr>
                      <w:rPr>
                        <w:rFonts w:ascii="Cambria Math" w:hAnsi="Cambria Math"/>
                        <w:lang w:val="vi-VN"/>
                      </w:rPr>
                      <m:t>actual</m:t>
                    </m:r>
                  </m:e>
                  <m:sub>
                    <m:r>
                      <w:rPr>
                        <w:rFonts w:ascii="Cambria Math" w:hAnsi="Cambria Math"/>
                        <w:lang w:val="vi-VN"/>
                      </w:rPr>
                      <m:t>i</m:t>
                    </m:r>
                  </m:sub>
                </m:sSub>
                <m:r>
                  <w:rPr>
                    <w:rFonts w:ascii="Cambria Math" w:hAnsi="Cambria Math"/>
                    <w:lang w:val="vi-VN"/>
                  </w:rPr>
                  <m:t>-</m:t>
                </m:r>
                <m:sSub>
                  <m:sSubPr>
                    <m:ctrlPr>
                      <w:rPr>
                        <w:rFonts w:ascii="Cambria Math" w:hAnsi="Cambria Math"/>
                        <w:lang w:val="vi-VN"/>
                      </w:rPr>
                    </m:ctrlPr>
                  </m:sSubPr>
                  <m:e>
                    <m:r>
                      <m:rPr>
                        <m:nor/>
                      </m:rPr>
                      <w:rPr>
                        <w:rFonts w:ascii="Cambria Math" w:hAnsi="Cambria Math"/>
                        <w:lang w:val="vi-VN"/>
                      </w:rPr>
                      <m:t>forecast</m:t>
                    </m:r>
                  </m:e>
                  <m:sub>
                    <m:r>
                      <w:rPr>
                        <w:rFonts w:ascii="Cambria Math" w:hAnsi="Cambria Math"/>
                        <w:lang w:val="vi-VN"/>
                      </w:rPr>
                      <m:t>i</m:t>
                    </m:r>
                  </m:sub>
                </m:sSub>
              </m:num>
              <m:den>
                <m:sSub>
                  <m:sSubPr>
                    <m:ctrlPr>
                      <w:rPr>
                        <w:rFonts w:ascii="Cambria Math" w:hAnsi="Cambria Math"/>
                        <w:lang w:val="vi-VN"/>
                      </w:rPr>
                    </m:ctrlPr>
                  </m:sSubPr>
                  <m:e>
                    <m:r>
                      <m:rPr>
                        <m:nor/>
                      </m:rPr>
                      <w:rPr>
                        <w:rFonts w:ascii="Cambria Math" w:hAnsi="Cambria Math"/>
                        <w:lang w:val="vi-VN"/>
                      </w:rPr>
                      <m:t>actual</m:t>
                    </m:r>
                  </m:e>
                  <m:sub>
                    <m:r>
                      <w:rPr>
                        <w:rFonts w:ascii="Cambria Math" w:hAnsi="Cambria Math"/>
                        <w:lang w:val="vi-VN"/>
                      </w:rPr>
                      <m:t>i</m:t>
                    </m:r>
                  </m:sub>
                </m:sSub>
              </m:den>
            </m:f>
            <m:r>
              <w:rPr>
                <w:rFonts w:ascii="Cambria Math" w:hAnsi="Cambria Math"/>
                <w:lang w:val="vi-VN"/>
              </w:rPr>
              <m:t>∣</m:t>
            </m:r>
          </m:e>
        </m:nary>
        <m:r>
          <w:rPr>
            <w:rFonts w:ascii="Cambria Math" w:hAnsi="Cambria Math"/>
            <w:lang w:val="vi-VN"/>
          </w:rPr>
          <m:t>×100</m:t>
        </m:r>
      </m:oMath>
      <w:r w:rsidRPr="0004446E">
        <w:rPr>
          <w:lang w:val="vi-VN"/>
        </w:rPr>
        <w:t xml:space="preserve"> </w:t>
      </w:r>
    </w:p>
    <w:p w14:paraId="49BB0BDF" w14:textId="78472CC2" w:rsidR="004C3152" w:rsidRPr="002852B7" w:rsidRDefault="00066E3F" w:rsidP="00E133E2">
      <w:pPr>
        <w:spacing w:line="276" w:lineRule="auto"/>
        <w:ind w:firstLine="284"/>
        <w:rPr>
          <w:lang w:val="vi-VN"/>
        </w:rPr>
      </w:pPr>
      <w:r w:rsidRPr="00B976AA">
        <w:rPr>
          <w:lang w:val="vi-VN"/>
        </w:rPr>
        <w:t xml:space="preserve">T. Chai </w:t>
      </w:r>
      <w:r w:rsidR="00854A31" w:rsidRPr="00B976AA">
        <w:rPr>
          <w:lang w:val="vi-VN"/>
        </w:rPr>
        <w:t>[</w:t>
      </w:r>
      <w:r w:rsidR="001F3371" w:rsidRPr="00B976AA">
        <w:rPr>
          <w:lang w:val="vi-VN"/>
        </w:rPr>
        <w:t>26</w:t>
      </w:r>
      <w:r w:rsidR="00854A31" w:rsidRPr="00B976AA">
        <w:rPr>
          <w:lang w:val="vi-VN"/>
        </w:rPr>
        <w:t>]</w:t>
      </w:r>
      <w:r w:rsidR="00447C94" w:rsidRPr="00B976AA">
        <w:rPr>
          <w:lang w:val="vi-VN"/>
        </w:rPr>
        <w:t xml:space="preserve"> đã đề cập đến công thức</w:t>
      </w:r>
      <w:r w:rsidR="00854A31" w:rsidRPr="00B976AA">
        <w:rPr>
          <w:lang w:val="vi-VN"/>
        </w:rPr>
        <w:t xml:space="preserve"> </w:t>
      </w:r>
      <w:r w:rsidR="00B41087" w:rsidRPr="00F40B54">
        <w:rPr>
          <w:lang w:val="vi-VN"/>
        </w:rPr>
        <w:t>RMSE</w:t>
      </w:r>
      <w:r w:rsidR="00F40B54" w:rsidRPr="00F40B54">
        <w:rPr>
          <w:lang w:val="vi-VN"/>
        </w:rPr>
        <w:t xml:space="preserve"> đo lường khoảng cách trung bình giữa các giá trị dự đoán và thực tế</w:t>
      </w:r>
      <w:r w:rsidR="0041510C" w:rsidRPr="0041510C">
        <w:rPr>
          <w:noProof/>
          <w:lang w:val="vi-VN"/>
        </w:rPr>
        <w:t xml:space="preserve"> với công thức</w:t>
      </w:r>
      <w:r w:rsidR="00447C94" w:rsidRPr="00B976AA">
        <w:rPr>
          <w:lang w:val="vi-VN"/>
        </w:rPr>
        <w:t xml:space="preserve"> như sau</w:t>
      </w:r>
      <w:r w:rsidR="0041510C" w:rsidRPr="0041510C">
        <w:rPr>
          <w:noProof/>
          <w:lang w:val="vi-VN"/>
        </w:rPr>
        <w:t>:</w:t>
      </w:r>
    </w:p>
    <w:p w14:paraId="5CBA41DF" w14:textId="53DEC190" w:rsidR="002852B7" w:rsidRPr="00EF5C31" w:rsidRDefault="00016742" w:rsidP="00E133E2">
      <w:pPr>
        <w:spacing w:line="276" w:lineRule="auto"/>
        <w:jc w:val="center"/>
        <w:rPr>
          <w:i/>
          <w:lang w:val="vi-VN"/>
        </w:rPr>
      </w:pPr>
      <m:oMathPara>
        <m:oMath>
          <m:r>
            <m:rPr>
              <m:nor/>
            </m:rPr>
            <w:rPr>
              <w:rFonts w:ascii="Cambria Math" w:hAnsi="Cambria Math"/>
              <w:lang w:val="vi-VN"/>
            </w:rPr>
            <m:t>RMSE</m:t>
          </m:r>
          <m:r>
            <w:rPr>
              <w:rFonts w:ascii="Cambria Math" w:hAnsi="Cambria Math"/>
              <w:lang w:val="vi-VN"/>
            </w:rPr>
            <m:t>=</m:t>
          </m:r>
          <m:rad>
            <m:radPr>
              <m:degHide m:val="1"/>
              <m:ctrlPr>
                <w:rPr>
                  <w:rFonts w:ascii="Cambria Math" w:hAnsi="Cambria Math"/>
                  <w:lang w:val="vi-VN"/>
                </w:rPr>
              </m:ctrlPr>
            </m:radPr>
            <m:deg/>
            <m:e>
              <m:f>
                <m:fPr>
                  <m:ctrlPr>
                    <w:rPr>
                      <w:rFonts w:ascii="Cambria Math" w:hAnsi="Cambria Math"/>
                      <w:lang w:val="vi-VN"/>
                    </w:rPr>
                  </m:ctrlPr>
                </m:fPr>
                <m:num>
                  <m:nary>
                    <m:naryPr>
                      <m:chr m:val="∑"/>
                      <m:limLoc m:val="undOvr"/>
                      <m:grow m:val="1"/>
                      <m:ctrlPr>
                        <w:rPr>
                          <w:rFonts w:ascii="Cambria Math" w:hAnsi="Cambria Math"/>
                          <w:lang w:val="vi-VN"/>
                        </w:rPr>
                      </m:ctrlPr>
                    </m:naryPr>
                    <m:sub>
                      <m:r>
                        <w:rPr>
                          <w:rFonts w:ascii="Cambria Math" w:hAnsi="Cambria Math"/>
                          <w:lang w:val="vi-VN"/>
                        </w:rPr>
                        <m:t>i=1</m:t>
                      </m:r>
                    </m:sub>
                    <m:sup>
                      <m:r>
                        <w:rPr>
                          <w:rFonts w:ascii="Cambria Math" w:hAnsi="Cambria Math"/>
                          <w:lang w:val="vi-VN"/>
                        </w:rPr>
                        <m:t>n</m:t>
                      </m:r>
                    </m:sup>
                    <m:e>
                      <m:r>
                        <w:rPr>
                          <w:rFonts w:ascii="Cambria Math" w:hAnsi="Cambria Math"/>
                          <w:lang w:val="vi-VN"/>
                        </w:rPr>
                        <m:t>(</m:t>
                      </m:r>
                      <m:sSub>
                        <m:sSubPr>
                          <m:ctrlPr>
                            <w:rPr>
                              <w:rFonts w:ascii="Cambria Math" w:hAnsi="Cambria Math"/>
                              <w:lang w:val="vi-VN"/>
                            </w:rPr>
                          </m:ctrlPr>
                        </m:sSubPr>
                        <m:e>
                          <m:r>
                            <m:rPr>
                              <m:nor/>
                            </m:rPr>
                            <w:rPr>
                              <w:rFonts w:ascii="Cambria Math" w:hAnsi="Cambria Math"/>
                              <w:lang w:val="vi-VN"/>
                            </w:rPr>
                            <m:t>prediction</m:t>
                          </m:r>
                        </m:e>
                        <m:sub>
                          <m:r>
                            <w:rPr>
                              <w:rFonts w:ascii="Cambria Math" w:hAnsi="Cambria Math"/>
                              <w:lang w:val="vi-VN"/>
                            </w:rPr>
                            <m:t>i</m:t>
                          </m:r>
                        </m:sub>
                      </m:sSub>
                      <m:r>
                        <w:rPr>
                          <w:rFonts w:ascii="Cambria Math" w:hAnsi="Cambria Math"/>
                          <w:lang w:val="vi-VN"/>
                        </w:rPr>
                        <m:t>-</m:t>
                      </m:r>
                      <m:sSub>
                        <m:sSubPr>
                          <m:ctrlPr>
                            <w:rPr>
                              <w:rFonts w:ascii="Cambria Math" w:hAnsi="Cambria Math"/>
                              <w:lang w:val="vi-VN"/>
                            </w:rPr>
                          </m:ctrlPr>
                        </m:sSubPr>
                        <m:e>
                          <m:r>
                            <m:rPr>
                              <m:nor/>
                            </m:rPr>
                            <w:rPr>
                              <w:rFonts w:ascii="Cambria Math" w:hAnsi="Cambria Math"/>
                              <w:lang w:val="vi-VN"/>
                            </w:rPr>
                            <m:t>actual</m:t>
                          </m:r>
                        </m:e>
                        <m:sub>
                          <m:r>
                            <w:rPr>
                              <w:rFonts w:ascii="Cambria Math" w:hAnsi="Cambria Math"/>
                              <w:lang w:val="vi-VN"/>
                            </w:rPr>
                            <m:t>i</m:t>
                          </m:r>
                        </m:sub>
                      </m:sSub>
                      <m:sSup>
                        <m:sSupPr>
                          <m:ctrlPr>
                            <w:rPr>
                              <w:rFonts w:ascii="Cambria Math" w:hAnsi="Cambria Math"/>
                              <w:lang w:val="vi-VN"/>
                            </w:rPr>
                          </m:ctrlPr>
                        </m:sSupPr>
                        <m:e>
                          <m:r>
                            <w:rPr>
                              <w:rFonts w:ascii="Cambria Math" w:hAnsi="Cambria Math"/>
                              <w:lang w:val="vi-VN"/>
                            </w:rPr>
                            <m:t>)</m:t>
                          </m:r>
                        </m:e>
                        <m:sup>
                          <m:r>
                            <w:rPr>
                              <w:rFonts w:ascii="Cambria Math" w:hAnsi="Cambria Math"/>
                              <w:lang w:val="vi-VN"/>
                            </w:rPr>
                            <m:t>2</m:t>
                          </m:r>
                        </m:sup>
                      </m:sSup>
                    </m:e>
                  </m:nary>
                </m:num>
                <m:den>
                  <m:r>
                    <w:rPr>
                      <w:rFonts w:ascii="Cambria Math" w:hAnsi="Cambria Math"/>
                      <w:lang w:val="vi-VN"/>
                    </w:rPr>
                    <m:t>n</m:t>
                  </m:r>
                </m:den>
              </m:f>
            </m:e>
          </m:rad>
        </m:oMath>
      </m:oMathPara>
    </w:p>
    <w:p w14:paraId="2F442314" w14:textId="27B74282" w:rsidR="00EF5C31" w:rsidRPr="002852B7" w:rsidRDefault="002B5996" w:rsidP="00E133E2">
      <w:pPr>
        <w:spacing w:line="276" w:lineRule="auto"/>
        <w:ind w:firstLine="284"/>
        <w:rPr>
          <w:lang w:val="vi-VN"/>
        </w:rPr>
      </w:pPr>
      <m:oMath>
        <m:r>
          <m:rPr>
            <m:nor/>
          </m:rPr>
          <w:rPr>
            <w:rFonts w:ascii="Cambria Math" w:hAnsi="Cambria Math"/>
            <w:noProof/>
            <w:lang w:val="vi-VN"/>
          </w:rPr>
          <m:t>MSLE</m:t>
        </m:r>
      </m:oMath>
      <w:r w:rsidR="00EF5C31" w:rsidRPr="00F40B54">
        <w:rPr>
          <w:lang w:val="vi-VN"/>
        </w:rPr>
        <w:t xml:space="preserve"> đo lường khoảng cách trung bình giữa các giá trị dự đoán và thực tế</w:t>
      </w:r>
      <w:r w:rsidR="0041510C" w:rsidRPr="0041510C">
        <w:rPr>
          <w:noProof/>
          <w:lang w:val="vi-VN"/>
        </w:rPr>
        <w:t xml:space="preserve"> ở dạng logarit với công thức</w:t>
      </w:r>
      <w:r w:rsidR="00447C94" w:rsidRPr="00B976AA">
        <w:rPr>
          <w:lang w:val="vi-VN"/>
        </w:rPr>
        <w:t xml:space="preserve"> [</w:t>
      </w:r>
      <w:r w:rsidR="001F3371" w:rsidRPr="00B976AA">
        <w:rPr>
          <w:lang w:val="vi-VN"/>
        </w:rPr>
        <w:t>27</w:t>
      </w:r>
      <w:r w:rsidR="00447C94" w:rsidRPr="00B976AA">
        <w:rPr>
          <w:lang w:val="vi-VN"/>
        </w:rPr>
        <w:t>]</w:t>
      </w:r>
      <w:r w:rsidR="0041510C" w:rsidRPr="0041510C">
        <w:rPr>
          <w:noProof/>
          <w:lang w:val="vi-VN"/>
        </w:rPr>
        <w:t>:</w:t>
      </w:r>
    </w:p>
    <w:p w14:paraId="6402901A" w14:textId="65030F61" w:rsidR="00EF5C31" w:rsidRPr="00EF5C31" w:rsidRDefault="0000246D" w:rsidP="00E133E2">
      <w:pPr>
        <w:spacing w:line="276" w:lineRule="auto"/>
        <w:jc w:val="center"/>
        <w:rPr>
          <w:i/>
          <w:lang w:val="vi-VN"/>
        </w:rPr>
      </w:pPr>
      <m:oMathPara>
        <m:oMathParaPr>
          <m:jc m:val="center"/>
        </m:oMathParaPr>
        <m:oMath>
          <m:r>
            <m:rPr>
              <m:nor/>
            </m:rPr>
            <w:rPr>
              <w:rFonts w:ascii="Cambria Math" w:hAnsi="Cambria Math"/>
              <w:lang w:val="vi-VN"/>
            </w:rPr>
            <m:t>MSLE</m:t>
          </m:r>
          <m:r>
            <w:rPr>
              <w:rFonts w:ascii="Cambria Math" w:hAnsi="Cambria Math"/>
              <w:lang w:val="vi-VN"/>
            </w:rPr>
            <m:t>=</m:t>
          </m:r>
          <m:f>
            <m:fPr>
              <m:ctrlPr>
                <w:rPr>
                  <w:rFonts w:ascii="Cambria Math" w:hAnsi="Cambria Math"/>
                  <w:lang w:val="vi-VN"/>
                </w:rPr>
              </m:ctrlPr>
            </m:fPr>
            <m:num>
              <m:r>
                <w:rPr>
                  <w:rFonts w:ascii="Cambria Math" w:hAnsi="Cambria Math"/>
                  <w:lang w:val="vi-VN"/>
                </w:rPr>
                <m:t>1</m:t>
              </m:r>
            </m:num>
            <m:den>
              <m:r>
                <w:rPr>
                  <w:rFonts w:ascii="Cambria Math" w:hAnsi="Cambria Math"/>
                  <w:lang w:val="vi-VN"/>
                </w:rPr>
                <m:t>n</m:t>
              </m:r>
            </m:den>
          </m:f>
          <m:nary>
            <m:naryPr>
              <m:chr m:val="∑"/>
              <m:limLoc m:val="undOvr"/>
              <m:grow m:val="1"/>
              <m:ctrlPr>
                <w:rPr>
                  <w:rFonts w:ascii="Cambria Math" w:hAnsi="Cambria Math"/>
                  <w:lang w:val="vi-VN"/>
                </w:rPr>
              </m:ctrlPr>
            </m:naryPr>
            <m:sub>
              <m:r>
                <w:rPr>
                  <w:rFonts w:ascii="Cambria Math" w:hAnsi="Cambria Math"/>
                  <w:lang w:val="vi-VN"/>
                </w:rPr>
                <m:t>i=1</m:t>
              </m:r>
            </m:sub>
            <m:sup>
              <m:r>
                <w:rPr>
                  <w:rFonts w:ascii="Cambria Math" w:hAnsi="Cambria Math"/>
                  <w:lang w:val="vi-VN"/>
                </w:rPr>
                <m:t>n</m:t>
              </m:r>
            </m:sup>
            <m:e>
              <m:r>
                <w:rPr>
                  <w:rFonts w:ascii="Cambria Math" w:hAnsi="Cambria Math"/>
                  <w:lang w:val="vi-VN"/>
                </w:rPr>
                <m:t>(</m:t>
              </m:r>
              <m:r>
                <m:rPr>
                  <m:sty m:val="p"/>
                </m:rPr>
                <w:rPr>
                  <w:rFonts w:ascii="Cambria Math" w:hAnsi="Cambria Math"/>
                  <w:lang w:val="vi-VN"/>
                </w:rPr>
                <m:t>log</m:t>
              </m:r>
              <m:r>
                <w:rPr>
                  <w:rFonts w:ascii="Cambria Math" w:hAnsi="Cambria Math"/>
                  <w:lang w:val="vi-VN"/>
                </w:rPr>
                <m:t>⁡(</m:t>
              </m:r>
              <m:sSub>
                <m:sSubPr>
                  <m:ctrlPr>
                    <w:rPr>
                      <w:rFonts w:ascii="Cambria Math" w:hAnsi="Cambria Math"/>
                      <w:lang w:val="vi-VN"/>
                    </w:rPr>
                  </m:ctrlPr>
                </m:sSubPr>
                <m:e>
                  <m:r>
                    <m:rPr>
                      <m:nor/>
                    </m:rPr>
                    <w:rPr>
                      <w:rFonts w:ascii="Cambria Math" w:hAnsi="Cambria Math"/>
                      <w:lang w:val="vi-VN"/>
                    </w:rPr>
                    <m:t>prediction</m:t>
                  </m:r>
                </m:e>
                <m:sub>
                  <m:r>
                    <w:rPr>
                      <w:rFonts w:ascii="Cambria Math" w:hAnsi="Cambria Math"/>
                      <w:lang w:val="vi-VN"/>
                    </w:rPr>
                    <m:t>i</m:t>
                  </m:r>
                </m:sub>
              </m:sSub>
              <m:r>
                <w:rPr>
                  <w:rFonts w:ascii="Cambria Math" w:hAnsi="Cambria Math"/>
                  <w:lang w:val="vi-VN"/>
                </w:rPr>
                <m:t>+1)-</m:t>
              </m:r>
              <m:r>
                <m:rPr>
                  <m:sty m:val="p"/>
                </m:rPr>
                <w:rPr>
                  <w:rFonts w:ascii="Cambria Math" w:hAnsi="Cambria Math"/>
                  <w:lang w:val="vi-VN"/>
                </w:rPr>
                <m:t>log</m:t>
              </m:r>
              <m:r>
                <w:rPr>
                  <w:rFonts w:ascii="Cambria Math" w:hAnsi="Cambria Math"/>
                  <w:lang w:val="vi-VN"/>
                </w:rPr>
                <m:t>⁡(</m:t>
              </m:r>
              <m:sSub>
                <m:sSubPr>
                  <m:ctrlPr>
                    <w:rPr>
                      <w:rFonts w:ascii="Cambria Math" w:hAnsi="Cambria Math"/>
                      <w:lang w:val="vi-VN"/>
                    </w:rPr>
                  </m:ctrlPr>
                </m:sSubPr>
                <m:e>
                  <m:r>
                    <m:rPr>
                      <m:nor/>
                    </m:rPr>
                    <w:rPr>
                      <w:rFonts w:ascii="Cambria Math" w:hAnsi="Cambria Math"/>
                      <w:lang w:val="vi-VN"/>
                    </w:rPr>
                    <m:t>actual</m:t>
                  </m:r>
                </m:e>
                <m:sub>
                  <m:r>
                    <w:rPr>
                      <w:rFonts w:ascii="Cambria Math" w:hAnsi="Cambria Math"/>
                      <w:lang w:val="vi-VN"/>
                    </w:rPr>
                    <m:t>i</m:t>
                  </m:r>
                </m:sub>
              </m:sSub>
              <m:r>
                <w:rPr>
                  <w:rFonts w:ascii="Cambria Math" w:hAnsi="Cambria Math"/>
                  <w:lang w:val="vi-VN"/>
                </w:rPr>
                <m:t>+1)</m:t>
              </m:r>
              <m:sSup>
                <m:sSupPr>
                  <m:ctrlPr>
                    <w:rPr>
                      <w:rFonts w:ascii="Cambria Math" w:hAnsi="Cambria Math"/>
                      <w:lang w:val="vi-VN"/>
                    </w:rPr>
                  </m:ctrlPr>
                </m:sSupPr>
                <m:e>
                  <m:r>
                    <w:rPr>
                      <w:rFonts w:ascii="Cambria Math" w:hAnsi="Cambria Math"/>
                      <w:lang w:val="vi-VN"/>
                    </w:rPr>
                    <m:t>)</m:t>
                  </m:r>
                </m:e>
                <m:sup>
                  <m:r>
                    <w:rPr>
                      <w:rFonts w:ascii="Cambria Math" w:hAnsi="Cambria Math"/>
                      <w:lang w:val="vi-VN"/>
                    </w:rPr>
                    <m:t>2</m:t>
                  </m:r>
                </m:sup>
              </m:sSup>
            </m:e>
          </m:nary>
        </m:oMath>
      </m:oMathPara>
    </w:p>
    <w:p w14:paraId="2C1A0716" w14:textId="370CC229" w:rsidR="00EF5C31" w:rsidRPr="0085744E" w:rsidRDefault="00D82CF0" w:rsidP="00E133E2">
      <w:pPr>
        <w:tabs>
          <w:tab w:val="clear" w:pos="425"/>
          <w:tab w:val="left" w:pos="284"/>
        </w:tabs>
        <w:spacing w:line="276" w:lineRule="auto"/>
        <w:ind w:firstLine="284"/>
        <w:rPr>
          <w:lang w:val="vi-VN"/>
        </w:rPr>
      </w:pPr>
      <w:r w:rsidRPr="0085744E">
        <w:rPr>
          <w:lang w:val="vi-VN"/>
        </w:rPr>
        <w:t xml:space="preserve">Trong đó: </w:t>
      </w:r>
    </w:p>
    <w:p w14:paraId="3082D34F" w14:textId="472907F3" w:rsidR="00D82CF0" w:rsidRPr="0085744E" w:rsidRDefault="00D82CF0" w:rsidP="00E133E2">
      <w:pPr>
        <w:spacing w:line="276" w:lineRule="auto"/>
        <w:rPr>
          <w:lang w:val="vi-VN"/>
        </w:rPr>
      </w:pPr>
      <w:r w:rsidRPr="0085744E">
        <w:rPr>
          <w:lang w:val="vi-VN"/>
        </w:rPr>
        <w:tab/>
      </w:r>
      <m:oMath>
        <m:sSub>
          <m:sSubPr>
            <m:ctrlPr>
              <w:rPr>
                <w:rFonts w:ascii="Cambria Math" w:hAnsi="Cambria Math"/>
                <w:i/>
                <w:lang w:val="vi-VN"/>
              </w:rPr>
            </m:ctrlPr>
          </m:sSubPr>
          <m:e>
            <m:r>
              <m:rPr>
                <m:nor/>
              </m:rPr>
              <w:rPr>
                <w:rFonts w:ascii="Cambria Math" w:hAnsi="Cambria Math"/>
                <w:i/>
                <w:lang w:val="vi-VN"/>
              </w:rPr>
              <m:t>prediction</m:t>
            </m:r>
          </m:e>
          <m:sub>
            <m:r>
              <w:rPr>
                <w:rFonts w:ascii="Cambria Math" w:hAnsi="Cambria Math"/>
                <w:lang w:val="vi-VN"/>
              </w:rPr>
              <m:t>i</m:t>
            </m:r>
          </m:sub>
        </m:sSub>
      </m:oMath>
      <w:r w:rsidRPr="0085744E">
        <w:rPr>
          <w:lang w:val="vi-VN"/>
        </w:rPr>
        <w:t xml:space="preserve">, </w:t>
      </w:r>
      <m:oMath>
        <m:sSub>
          <m:sSubPr>
            <m:ctrlPr>
              <w:rPr>
                <w:rFonts w:ascii="Cambria Math" w:hAnsi="Cambria Math"/>
                <w:i/>
                <w:lang w:val="vi-VN"/>
              </w:rPr>
            </m:ctrlPr>
          </m:sSubPr>
          <m:e>
            <m:r>
              <m:rPr>
                <m:nor/>
              </m:rPr>
              <w:rPr>
                <w:rFonts w:ascii="Cambria Math" w:hAnsi="Cambria Math"/>
                <w:i/>
                <w:lang w:val="vi-VN"/>
              </w:rPr>
              <m:t>forecast</m:t>
            </m:r>
          </m:e>
          <m:sub>
            <m:r>
              <w:rPr>
                <w:rFonts w:ascii="Cambria Math" w:hAnsi="Cambria Math"/>
                <w:lang w:val="vi-VN"/>
              </w:rPr>
              <m:t>i</m:t>
            </m:r>
          </m:sub>
        </m:sSub>
      </m:oMath>
      <w:r w:rsidR="006F2C02" w:rsidRPr="0085744E">
        <w:rPr>
          <w:lang w:val="vi-VN"/>
        </w:rPr>
        <w:t>:</w:t>
      </w:r>
      <w:r w:rsidR="00FC0CB0" w:rsidRPr="0085744E">
        <w:rPr>
          <w:lang w:val="vi-VN"/>
        </w:rPr>
        <w:t xml:space="preserve"> </w:t>
      </w:r>
      <w:r w:rsidR="00A01D58" w:rsidRPr="0085744E">
        <w:rPr>
          <w:lang w:val="vi-VN"/>
        </w:rPr>
        <w:t>Giá trị dự đoán cho một quan sát cụ thể.</w:t>
      </w:r>
    </w:p>
    <w:p w14:paraId="592BB0DC" w14:textId="7D857984" w:rsidR="006E6AC3" w:rsidRPr="0085744E" w:rsidRDefault="006E6AC3" w:rsidP="00E133E2">
      <w:pPr>
        <w:spacing w:line="276" w:lineRule="auto"/>
        <w:rPr>
          <w:lang w:val="vi-VN"/>
        </w:rPr>
      </w:pPr>
      <w:r w:rsidRPr="0085744E">
        <w:rPr>
          <w:lang w:val="vi-VN"/>
        </w:rPr>
        <w:tab/>
      </w:r>
      <m:oMath>
        <m:sSub>
          <m:sSubPr>
            <m:ctrlPr>
              <w:rPr>
                <w:rFonts w:ascii="Cambria Math" w:hAnsi="Cambria Math"/>
                <w:lang w:val="vi-VN"/>
              </w:rPr>
            </m:ctrlPr>
          </m:sSubPr>
          <m:e>
            <m:r>
              <m:rPr>
                <m:nor/>
              </m:rPr>
              <w:rPr>
                <w:rFonts w:ascii="Cambria Math" w:hAnsi="Cambria Math"/>
                <w:i/>
                <w:iCs/>
                <w:lang w:val="vi-VN"/>
              </w:rPr>
              <m:t>actual</m:t>
            </m:r>
          </m:e>
          <m:sub>
            <m:r>
              <w:rPr>
                <w:rFonts w:ascii="Cambria Math" w:hAnsi="Cambria Math"/>
                <w:lang w:val="vi-VN"/>
              </w:rPr>
              <m:t>i</m:t>
            </m:r>
          </m:sub>
        </m:sSub>
        <m:r>
          <w:rPr>
            <w:rFonts w:ascii="Cambria Math" w:hAnsi="Cambria Math"/>
            <w:lang w:val="vi-VN"/>
          </w:rPr>
          <m:t>:</m:t>
        </m:r>
      </m:oMath>
      <w:r w:rsidR="0093184F" w:rsidRPr="0085744E">
        <w:rPr>
          <w:lang w:val="vi-VN"/>
        </w:rPr>
        <w:t xml:space="preserve"> Giá trị </w:t>
      </w:r>
      <w:r w:rsidR="00422CED" w:rsidRPr="0085744E">
        <w:rPr>
          <w:lang w:val="vi-VN"/>
        </w:rPr>
        <w:t>thực sự (đúng) của mục tiêu đang dự đoán.</w:t>
      </w:r>
    </w:p>
    <w:p w14:paraId="1FBC7F4E" w14:textId="62FEA6AF" w:rsidR="00422CED" w:rsidRPr="0085744E" w:rsidRDefault="00422CED" w:rsidP="00E133E2">
      <w:pPr>
        <w:spacing w:line="276" w:lineRule="auto"/>
        <w:rPr>
          <w:i/>
          <w:lang w:val="vi-VN"/>
        </w:rPr>
      </w:pPr>
      <w:r w:rsidRPr="0085744E">
        <w:rPr>
          <w:lang w:val="vi-VN"/>
        </w:rPr>
        <w:tab/>
      </w:r>
      <m:oMath>
        <m:r>
          <w:rPr>
            <w:rFonts w:ascii="Cambria Math" w:hAnsi="Cambria Math"/>
            <w:lang w:val="vi-VN"/>
          </w:rPr>
          <m:t>n</m:t>
        </m:r>
      </m:oMath>
      <w:r w:rsidRPr="0085744E">
        <w:rPr>
          <w:lang w:val="vi-VN"/>
        </w:rPr>
        <w:t xml:space="preserve">: Số lượng quan sát </w:t>
      </w:r>
      <w:r w:rsidR="00EA7224" w:rsidRPr="0085744E">
        <w:rPr>
          <w:lang w:val="vi-VN"/>
        </w:rPr>
        <w:t>trong dữ liệu.</w:t>
      </w:r>
    </w:p>
    <w:p w14:paraId="3AEEE9D7" w14:textId="387C2379" w:rsidR="008601B1" w:rsidRPr="00056FDE" w:rsidRDefault="00331134" w:rsidP="00E133E2">
      <w:pPr>
        <w:pStyle w:val="Heading1"/>
        <w:spacing w:line="276" w:lineRule="auto"/>
        <w:ind w:firstLine="0"/>
        <w:rPr>
          <w:b/>
          <w:bCs/>
          <w:lang w:val="vi-VN"/>
        </w:rPr>
      </w:pPr>
      <w:r w:rsidRPr="00056FDE">
        <w:rPr>
          <w:b/>
          <w:bCs/>
          <w:lang w:val="vi-VN"/>
        </w:rPr>
        <w:t>THỰC NGHIỆM</w:t>
      </w:r>
    </w:p>
    <w:p w14:paraId="12090B3F" w14:textId="77777777" w:rsidR="005E1305" w:rsidRDefault="005E1305" w:rsidP="00E133E2">
      <w:pPr>
        <w:pStyle w:val="Heading2"/>
        <w:tabs>
          <w:tab w:val="clear" w:pos="3763"/>
          <w:tab w:val="num" w:pos="288"/>
        </w:tabs>
        <w:spacing w:line="276" w:lineRule="auto"/>
        <w:ind w:left="284" w:hanging="289"/>
        <w:rPr>
          <w:lang w:val="vi-VN"/>
        </w:rPr>
      </w:pPr>
      <w:r w:rsidRPr="001962CD">
        <w:rPr>
          <w:lang w:val="vi-VN"/>
        </w:rPr>
        <w:t>T</w:t>
      </w:r>
      <w:r w:rsidR="0053499F" w:rsidRPr="001962CD">
        <w:rPr>
          <w:lang w:val="vi-VN"/>
        </w:rPr>
        <w:t>hực nghiệm</w:t>
      </w:r>
      <w:r w:rsidRPr="001962CD">
        <w:rPr>
          <w:lang w:val="vi-VN"/>
        </w:rPr>
        <w:t xml:space="preserve"> trên ba bộ dữ liệu</w:t>
      </w:r>
    </w:p>
    <w:p w14:paraId="71AD6F9A" w14:textId="40148074" w:rsidR="00D74282" w:rsidRDefault="00052A07" w:rsidP="00E133E2">
      <w:pPr>
        <w:spacing w:line="276" w:lineRule="auto"/>
        <w:jc w:val="center"/>
        <w:rPr>
          <w:lang w:val="vi-VN"/>
        </w:rPr>
      </w:pPr>
      <w:r>
        <w:rPr>
          <w:noProof/>
          <w:lang w:val="vi-VN"/>
        </w:rPr>
        <w:drawing>
          <wp:inline distT="0" distB="0" distL="0" distR="0" wp14:anchorId="28F83E36" wp14:editId="3A1078A4">
            <wp:extent cx="3086687" cy="1881656"/>
            <wp:effectExtent l="0" t="0" r="0" b="4445"/>
            <wp:docPr id="319128558" name="Picture 319128558"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28558" name="Picture 1" descr="A picture containing text, diagram, line, font&#10;&#10;Description automatically generated"/>
                    <pic:cNvPicPr/>
                  </pic:nvPicPr>
                  <pic:blipFill rotWithShape="1">
                    <a:blip r:embed="rId24" cstate="print">
                      <a:extLst>
                        <a:ext uri="{28A0092B-C50C-407E-A947-70E740481C1C}">
                          <a14:useLocalDpi xmlns:a14="http://schemas.microsoft.com/office/drawing/2010/main" val="0"/>
                        </a:ext>
                      </a:extLst>
                    </a:blip>
                    <a:srcRect l="3577" r="4153"/>
                    <a:stretch/>
                  </pic:blipFill>
                  <pic:spPr bwMode="auto">
                    <a:xfrm>
                      <a:off x="0" y="0"/>
                      <a:ext cx="3090133" cy="1883756"/>
                    </a:xfrm>
                    <a:prstGeom prst="rect">
                      <a:avLst/>
                    </a:prstGeom>
                    <a:ln>
                      <a:noFill/>
                    </a:ln>
                    <a:extLst>
                      <a:ext uri="{53640926-AAD7-44D8-BBD7-CCE9431645EC}">
                        <a14:shadowObscured xmlns:a14="http://schemas.microsoft.com/office/drawing/2010/main"/>
                      </a:ext>
                    </a:extLst>
                  </pic:spPr>
                </pic:pic>
              </a:graphicData>
            </a:graphic>
          </wp:inline>
        </w:drawing>
      </w:r>
    </w:p>
    <w:p w14:paraId="259F6D25" w14:textId="205CDD10" w:rsidR="00A02C14" w:rsidRPr="0085744E" w:rsidRDefault="00A02C14" w:rsidP="00B763A5">
      <w:pPr>
        <w:pStyle w:val="Caption"/>
        <w:spacing w:after="120" w:line="276" w:lineRule="auto"/>
        <w:rPr>
          <w:lang w:val="vi-VN"/>
        </w:rPr>
      </w:pPr>
      <w:r w:rsidRPr="0085744E">
        <w:rPr>
          <w:lang w:val="vi-VN"/>
        </w:rPr>
        <w:t xml:space="preserve">Hình </w:t>
      </w:r>
      <w:r w:rsidR="001C2AD5">
        <w:t>7</w:t>
      </w:r>
      <w:r w:rsidRPr="0085744E">
        <w:rPr>
          <w:lang w:val="vi-VN"/>
        </w:rPr>
        <w:t>. Kết quả thực nghiệm Linear Regression</w:t>
      </w:r>
    </w:p>
    <w:p w14:paraId="1A24A8AF" w14:textId="77777777" w:rsidR="00603247" w:rsidRPr="0085744E" w:rsidRDefault="00D74282" w:rsidP="00E133E2">
      <w:pPr>
        <w:keepNext/>
        <w:spacing w:line="276" w:lineRule="auto"/>
        <w:rPr>
          <w:lang w:val="vi-VN"/>
        </w:rPr>
      </w:pPr>
      <w:r w:rsidRPr="0085744E">
        <w:rPr>
          <w:noProof/>
          <w:lang w:val="vi-VN"/>
        </w:rPr>
        <w:drawing>
          <wp:inline distT="0" distB="0" distL="0" distR="0" wp14:anchorId="2D536F5B" wp14:editId="74E3B37F">
            <wp:extent cx="3142997" cy="1743380"/>
            <wp:effectExtent l="0" t="0" r="635" b="9525"/>
            <wp:docPr id="664035366" name="Picture 664035366"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35366" name="Picture 1" descr="A picture containing text, line, diagram, plot&#10;&#10;Description automatically generated"/>
                    <pic:cNvPicPr/>
                  </pic:nvPicPr>
                  <pic:blipFill rotWithShape="1">
                    <a:blip r:embed="rId25"/>
                    <a:srcRect l="2086" t="3444"/>
                    <a:stretch/>
                  </pic:blipFill>
                  <pic:spPr bwMode="auto">
                    <a:xfrm>
                      <a:off x="0" y="0"/>
                      <a:ext cx="3150978" cy="1747807"/>
                    </a:xfrm>
                    <a:prstGeom prst="rect">
                      <a:avLst/>
                    </a:prstGeom>
                    <a:ln>
                      <a:noFill/>
                    </a:ln>
                    <a:extLst>
                      <a:ext uri="{53640926-AAD7-44D8-BBD7-CCE9431645EC}">
                        <a14:shadowObscured xmlns:a14="http://schemas.microsoft.com/office/drawing/2010/main"/>
                      </a:ext>
                    </a:extLst>
                  </pic:spPr>
                </pic:pic>
              </a:graphicData>
            </a:graphic>
          </wp:inline>
        </w:drawing>
      </w:r>
    </w:p>
    <w:p w14:paraId="0B67EF49" w14:textId="0A7BCA1E" w:rsidR="00D74282" w:rsidRPr="0085744E" w:rsidRDefault="00603247" w:rsidP="00B763A5">
      <w:pPr>
        <w:pStyle w:val="Caption"/>
        <w:spacing w:after="120" w:line="276" w:lineRule="auto"/>
        <w:rPr>
          <w:lang w:val="vi-VN"/>
        </w:rPr>
      </w:pPr>
      <w:r w:rsidRPr="0085744E">
        <w:rPr>
          <w:lang w:val="vi-VN"/>
        </w:rPr>
        <w:t xml:space="preserve">Hình </w:t>
      </w:r>
      <w:r w:rsidR="001C2AD5" w:rsidRPr="00B976AA">
        <w:rPr>
          <w:lang w:val="vi-VN"/>
        </w:rPr>
        <w:t>8</w:t>
      </w:r>
      <w:r w:rsidR="00D74282" w:rsidRPr="0085744E">
        <w:rPr>
          <w:lang w:val="vi-VN"/>
        </w:rPr>
        <w:t>. Kết quả thực nghiệm ARIMA</w:t>
      </w:r>
    </w:p>
    <w:p w14:paraId="15B08E2E" w14:textId="77777777" w:rsidR="00447C94" w:rsidRDefault="00CF2D2E" w:rsidP="00E133E2">
      <w:pPr>
        <w:keepNext/>
        <w:spacing w:line="276" w:lineRule="auto"/>
      </w:pPr>
      <w:r>
        <w:rPr>
          <w:noProof/>
          <w:lang w:val="vi-VN"/>
        </w:rPr>
        <w:drawing>
          <wp:inline distT="0" distB="0" distL="0" distR="0" wp14:anchorId="01D45042" wp14:editId="6C7956B3">
            <wp:extent cx="3055047" cy="1897131"/>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1387" t="971" r="2190" b="3569"/>
                    <a:stretch/>
                  </pic:blipFill>
                  <pic:spPr bwMode="auto">
                    <a:xfrm>
                      <a:off x="0" y="0"/>
                      <a:ext cx="3066221" cy="1904070"/>
                    </a:xfrm>
                    <a:prstGeom prst="rect">
                      <a:avLst/>
                    </a:prstGeom>
                    <a:noFill/>
                    <a:ln>
                      <a:noFill/>
                    </a:ln>
                    <a:extLst>
                      <a:ext uri="{53640926-AAD7-44D8-BBD7-CCE9431645EC}">
                        <a14:shadowObscured xmlns:a14="http://schemas.microsoft.com/office/drawing/2010/main"/>
                      </a:ext>
                    </a:extLst>
                  </pic:spPr>
                </pic:pic>
              </a:graphicData>
            </a:graphic>
          </wp:inline>
        </w:drawing>
      </w:r>
    </w:p>
    <w:p w14:paraId="4ABD66BE" w14:textId="67A9B727" w:rsidR="00FE24C5" w:rsidRPr="00FE24C5" w:rsidRDefault="00447C94" w:rsidP="00B763A5">
      <w:pPr>
        <w:pStyle w:val="Caption"/>
        <w:spacing w:after="120" w:line="276" w:lineRule="auto"/>
        <w:rPr>
          <w:lang w:val="vi-VN"/>
        </w:rPr>
      </w:pPr>
      <w:r>
        <w:t xml:space="preserve">Hình </w:t>
      </w:r>
      <w:r w:rsidR="003B21B6">
        <w:t>9</w:t>
      </w:r>
      <w:r>
        <w:t xml:space="preserve">. </w:t>
      </w:r>
      <w:r w:rsidRPr="00EC65E6">
        <w:t>Kết quả thực nghiệm GRU</w:t>
      </w:r>
    </w:p>
    <w:p w14:paraId="2A72FF22" w14:textId="6D90AD84" w:rsidR="00D74282" w:rsidRPr="0085744E" w:rsidRDefault="00862213" w:rsidP="00E133E2">
      <w:pPr>
        <w:spacing w:line="276" w:lineRule="auto"/>
        <w:jc w:val="center"/>
        <w:rPr>
          <w:lang w:val="vi-VN"/>
        </w:rPr>
      </w:pPr>
      <w:r w:rsidRPr="0085744E">
        <w:rPr>
          <w:noProof/>
          <w:lang w:val="vi-VN"/>
        </w:rPr>
        <w:drawing>
          <wp:inline distT="0" distB="0" distL="0" distR="0" wp14:anchorId="4C83738D" wp14:editId="75FCE24F">
            <wp:extent cx="2941320" cy="1797685"/>
            <wp:effectExtent l="0" t="0" r="0" b="0"/>
            <wp:docPr id="525033146" name="Picture 525033146"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33146" name="Picture 2" descr="A picture containing text, diagram, line, plot&#10;&#10;Description automatically generated"/>
                    <pic:cNvPicPr/>
                  </pic:nvPicPr>
                  <pic:blipFill rotWithShape="1">
                    <a:blip r:embed="rId27" cstate="print">
                      <a:extLst>
                        <a:ext uri="{28A0092B-C50C-407E-A947-70E740481C1C}">
                          <a14:useLocalDpi xmlns:a14="http://schemas.microsoft.com/office/drawing/2010/main" val="0"/>
                        </a:ext>
                      </a:extLst>
                    </a:blip>
                    <a:srcRect l="3338" r="4629"/>
                    <a:stretch/>
                  </pic:blipFill>
                  <pic:spPr bwMode="auto">
                    <a:xfrm>
                      <a:off x="0" y="0"/>
                      <a:ext cx="2941320" cy="1797685"/>
                    </a:xfrm>
                    <a:prstGeom prst="rect">
                      <a:avLst/>
                    </a:prstGeom>
                    <a:ln>
                      <a:noFill/>
                    </a:ln>
                    <a:extLst>
                      <a:ext uri="{53640926-AAD7-44D8-BBD7-CCE9431645EC}">
                        <a14:shadowObscured xmlns:a14="http://schemas.microsoft.com/office/drawing/2010/main"/>
                      </a:ext>
                    </a:extLst>
                  </pic:spPr>
                </pic:pic>
              </a:graphicData>
            </a:graphic>
          </wp:inline>
        </w:drawing>
      </w:r>
    </w:p>
    <w:p w14:paraId="24B100AC" w14:textId="01E60FE2" w:rsidR="008D2FBA" w:rsidRPr="0085744E" w:rsidRDefault="00872EEF" w:rsidP="00B763A5">
      <w:pPr>
        <w:pStyle w:val="Caption"/>
        <w:spacing w:after="120" w:line="276" w:lineRule="auto"/>
        <w:rPr>
          <w:lang w:val="vi-VN"/>
        </w:rPr>
      </w:pPr>
      <w:r w:rsidRPr="0085744E">
        <w:rPr>
          <w:lang w:val="vi-VN"/>
        </w:rPr>
        <w:t xml:space="preserve">Hình </w:t>
      </w:r>
      <w:r w:rsidR="003B21B6" w:rsidRPr="00B976AA">
        <w:rPr>
          <w:lang w:val="vi-VN"/>
        </w:rPr>
        <w:t>10</w:t>
      </w:r>
      <w:r w:rsidRPr="0085744E">
        <w:rPr>
          <w:lang w:val="vi-VN"/>
        </w:rPr>
        <w:t>. Kết quả thực nghiệm ETS</w:t>
      </w:r>
    </w:p>
    <w:p w14:paraId="10EE2960" w14:textId="77777777" w:rsidR="00B85249" w:rsidRDefault="000D2A7A" w:rsidP="00E133E2">
      <w:pPr>
        <w:keepNext/>
        <w:spacing w:line="276" w:lineRule="auto"/>
        <w:jc w:val="center"/>
      </w:pPr>
      <w:r>
        <w:rPr>
          <w:noProof/>
          <w:lang w:val="vi-VN"/>
        </w:rPr>
        <w:drawing>
          <wp:inline distT="0" distB="0" distL="0" distR="0" wp14:anchorId="3F6FAA40" wp14:editId="3A326A25">
            <wp:extent cx="2896509" cy="1654576"/>
            <wp:effectExtent l="0" t="0" r="0" b="3175"/>
            <wp:docPr id="1554441848" name="Picture 155444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l="4829" t="7454" r="4329" b="7126"/>
                    <a:stretch/>
                  </pic:blipFill>
                  <pic:spPr bwMode="auto">
                    <a:xfrm>
                      <a:off x="0" y="0"/>
                      <a:ext cx="2898069" cy="1655467"/>
                    </a:xfrm>
                    <a:prstGeom prst="rect">
                      <a:avLst/>
                    </a:prstGeom>
                    <a:noFill/>
                    <a:ln>
                      <a:noFill/>
                    </a:ln>
                    <a:extLst>
                      <a:ext uri="{53640926-AAD7-44D8-BBD7-CCE9431645EC}">
                        <a14:shadowObscured xmlns:a14="http://schemas.microsoft.com/office/drawing/2010/main"/>
                      </a:ext>
                    </a:extLst>
                  </pic:spPr>
                </pic:pic>
              </a:graphicData>
            </a:graphic>
          </wp:inline>
        </w:drawing>
      </w:r>
    </w:p>
    <w:p w14:paraId="47412CD9" w14:textId="314DDC10" w:rsidR="00BC673B" w:rsidRPr="0085744E" w:rsidRDefault="00B85249" w:rsidP="00B763A5">
      <w:pPr>
        <w:pStyle w:val="Caption"/>
        <w:spacing w:after="120" w:line="276" w:lineRule="auto"/>
        <w:rPr>
          <w:lang w:val="vi-VN"/>
        </w:rPr>
      </w:pPr>
      <w:r>
        <w:t xml:space="preserve">Hình </w:t>
      </w:r>
      <w:r w:rsidR="003B21B6">
        <w:t>11</w:t>
      </w:r>
      <w:r>
        <w:t xml:space="preserve">. </w:t>
      </w:r>
      <w:r w:rsidRPr="00D42E75">
        <w:t>Kết quả thực nghiệm LSTM</w:t>
      </w:r>
    </w:p>
    <w:p w14:paraId="55A88863" w14:textId="77777777" w:rsidR="00447C94" w:rsidRDefault="00FA35E8" w:rsidP="00E133E2">
      <w:pPr>
        <w:keepNext/>
        <w:spacing w:line="276" w:lineRule="auto"/>
        <w:jc w:val="center"/>
      </w:pPr>
      <w:r w:rsidRPr="0085744E">
        <w:rPr>
          <w:noProof/>
          <w:lang w:val="vi-VN"/>
        </w:rPr>
        <w:drawing>
          <wp:inline distT="0" distB="0" distL="0" distR="0" wp14:anchorId="6213AB99" wp14:editId="1A8C37F4">
            <wp:extent cx="2981739" cy="1833880"/>
            <wp:effectExtent l="0" t="0" r="9525" b="0"/>
            <wp:docPr id="1407565026" name="Picture 1407565026"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65026" name="Picture 1" descr="A picture containing text, diagram, line, plot&#10;&#10;Description automatically generated"/>
                    <pic:cNvPicPr/>
                  </pic:nvPicPr>
                  <pic:blipFill rotWithShape="1">
                    <a:blip r:embed="rId29" cstate="print">
                      <a:extLst>
                        <a:ext uri="{28A0092B-C50C-407E-A947-70E740481C1C}">
                          <a14:useLocalDpi xmlns:a14="http://schemas.microsoft.com/office/drawing/2010/main" val="0"/>
                        </a:ext>
                      </a:extLst>
                    </a:blip>
                    <a:srcRect l="11530" r="8603"/>
                    <a:stretch/>
                  </pic:blipFill>
                  <pic:spPr bwMode="auto">
                    <a:xfrm>
                      <a:off x="0" y="0"/>
                      <a:ext cx="3020709" cy="1857848"/>
                    </a:xfrm>
                    <a:prstGeom prst="rect">
                      <a:avLst/>
                    </a:prstGeom>
                    <a:ln>
                      <a:noFill/>
                    </a:ln>
                    <a:extLst>
                      <a:ext uri="{53640926-AAD7-44D8-BBD7-CCE9431645EC}">
                        <a14:shadowObscured xmlns:a14="http://schemas.microsoft.com/office/drawing/2010/main"/>
                      </a:ext>
                    </a:extLst>
                  </pic:spPr>
                </pic:pic>
              </a:graphicData>
            </a:graphic>
          </wp:inline>
        </w:drawing>
      </w:r>
    </w:p>
    <w:p w14:paraId="4112FE1F" w14:textId="22232B68" w:rsidR="000F7475" w:rsidRDefault="00447C94" w:rsidP="00F36DB1">
      <w:pPr>
        <w:pStyle w:val="Caption"/>
        <w:spacing w:before="0" w:after="80" w:line="276" w:lineRule="auto"/>
        <w:rPr>
          <w:lang w:val="vi-VN"/>
        </w:rPr>
      </w:pPr>
      <w:r>
        <w:t xml:space="preserve">Hình </w:t>
      </w:r>
      <w:r w:rsidR="003B21B6">
        <w:t>12</w:t>
      </w:r>
      <w:r>
        <w:t xml:space="preserve">. </w:t>
      </w:r>
      <w:r w:rsidRPr="00202905">
        <w:t>Kết quả thực nghiệm RNN</w:t>
      </w:r>
    </w:p>
    <w:p w14:paraId="01D21779" w14:textId="77777777" w:rsidR="00447C94" w:rsidRDefault="000F7475" w:rsidP="00E133E2">
      <w:pPr>
        <w:keepNext/>
        <w:spacing w:line="276" w:lineRule="auto"/>
        <w:jc w:val="center"/>
      </w:pPr>
      <w:r>
        <w:rPr>
          <w:noProof/>
        </w:rPr>
        <w:lastRenderedPageBreak/>
        <w:drawing>
          <wp:inline distT="0" distB="0" distL="0" distR="0" wp14:anchorId="6B22FFC9" wp14:editId="6B84F55B">
            <wp:extent cx="3060333" cy="192941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0750"/>
                    <a:stretch/>
                  </pic:blipFill>
                  <pic:spPr bwMode="auto">
                    <a:xfrm>
                      <a:off x="0" y="0"/>
                      <a:ext cx="3072432" cy="1937044"/>
                    </a:xfrm>
                    <a:prstGeom prst="rect">
                      <a:avLst/>
                    </a:prstGeom>
                    <a:noFill/>
                    <a:ln>
                      <a:noFill/>
                    </a:ln>
                    <a:extLst>
                      <a:ext uri="{53640926-AAD7-44D8-BBD7-CCE9431645EC}">
                        <a14:shadowObscured xmlns:a14="http://schemas.microsoft.com/office/drawing/2010/main"/>
                      </a:ext>
                    </a:extLst>
                  </pic:spPr>
                </pic:pic>
              </a:graphicData>
            </a:graphic>
          </wp:inline>
        </w:drawing>
      </w:r>
    </w:p>
    <w:p w14:paraId="25E6A873" w14:textId="57AFBD1E" w:rsidR="000F7475" w:rsidRPr="000F7475" w:rsidRDefault="00447C94" w:rsidP="00F36DB1">
      <w:pPr>
        <w:pStyle w:val="Caption"/>
        <w:spacing w:before="0" w:after="80" w:line="276" w:lineRule="auto"/>
        <w:rPr>
          <w:lang w:val="vi-VN"/>
        </w:rPr>
      </w:pPr>
      <w:r>
        <w:t xml:space="preserve">Hình </w:t>
      </w:r>
      <w:r w:rsidR="003B21B6">
        <w:t>13</w:t>
      </w:r>
      <w:r>
        <w:t xml:space="preserve">. </w:t>
      </w:r>
      <w:r w:rsidRPr="001D52F4">
        <w:t>Kết quả thực nghiệm GBT</w:t>
      </w:r>
    </w:p>
    <w:p w14:paraId="31D6EDE5" w14:textId="35B6F6C6" w:rsidR="00447C94" w:rsidRDefault="001118EB" w:rsidP="00E133E2">
      <w:pPr>
        <w:keepNext/>
        <w:spacing w:line="276" w:lineRule="auto"/>
        <w:jc w:val="center"/>
      </w:pPr>
      <w:r>
        <w:rPr>
          <w:noProof/>
        </w:rPr>
        <w:drawing>
          <wp:inline distT="0" distB="0" distL="0" distR="0" wp14:anchorId="458FDC0F" wp14:editId="3999670E">
            <wp:extent cx="3099816" cy="1920240"/>
            <wp:effectExtent l="0" t="0" r="5715" b="3810"/>
            <wp:docPr id="146189802" name="Picture 146189802" descr="A picture containing text, diagram, line, plo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189802" name="Picture 1" descr="A picture containing text, diagram, line, plot&#10;&#10;Description automatically generated"/>
                    <pic:cNvPicPr/>
                  </pic:nvPicPr>
                  <pic:blipFill rotWithShape="1">
                    <a:blip r:embed="rId31" cstate="print">
                      <a:extLst>
                        <a:ext uri="{28A0092B-C50C-407E-A947-70E740481C1C}">
                          <a14:useLocalDpi xmlns:a14="http://schemas.microsoft.com/office/drawing/2010/main" val="0"/>
                        </a:ext>
                      </a:extLst>
                    </a:blip>
                    <a:srcRect l="11319" r="9041"/>
                    <a:stretch/>
                  </pic:blipFill>
                  <pic:spPr bwMode="auto">
                    <a:xfrm>
                      <a:off x="0" y="0"/>
                      <a:ext cx="3099816" cy="1920240"/>
                    </a:xfrm>
                    <a:prstGeom prst="rect">
                      <a:avLst/>
                    </a:prstGeom>
                    <a:ln>
                      <a:noFill/>
                    </a:ln>
                    <a:extLst>
                      <a:ext uri="{53640926-AAD7-44D8-BBD7-CCE9431645EC}">
                        <a14:shadowObscured xmlns:a14="http://schemas.microsoft.com/office/drawing/2010/main"/>
                      </a:ext>
                    </a:extLst>
                  </pic:spPr>
                </pic:pic>
              </a:graphicData>
            </a:graphic>
          </wp:inline>
        </w:drawing>
      </w:r>
    </w:p>
    <w:p w14:paraId="176C1ABB" w14:textId="05084057" w:rsidR="00FA35E8" w:rsidRPr="0085744E" w:rsidRDefault="00447C94" w:rsidP="00B763A5">
      <w:pPr>
        <w:pStyle w:val="Caption"/>
        <w:spacing w:after="120" w:line="276" w:lineRule="auto"/>
        <w:rPr>
          <w:lang w:val="vi-VN"/>
        </w:rPr>
      </w:pPr>
      <w:r>
        <w:t xml:space="preserve">Hình </w:t>
      </w:r>
      <w:r w:rsidR="0041277A">
        <w:t>1</w:t>
      </w:r>
      <w:r w:rsidR="003B21B6">
        <w:t>4</w:t>
      </w:r>
      <w:r>
        <w:t xml:space="preserve">. </w:t>
      </w:r>
      <w:r w:rsidRPr="00F44298">
        <w:t>Kết quả thực nghiệm HMM</w:t>
      </w:r>
    </w:p>
    <w:p w14:paraId="1F98AC36" w14:textId="77777777" w:rsidR="00447C94" w:rsidRDefault="007F29CF" w:rsidP="00E133E2">
      <w:pPr>
        <w:keepNext/>
        <w:spacing w:line="276" w:lineRule="auto"/>
        <w:jc w:val="center"/>
      </w:pPr>
      <w:r>
        <w:rPr>
          <w:noProof/>
          <w:lang w:val="vi-VN"/>
        </w:rPr>
        <w:drawing>
          <wp:inline distT="0" distB="0" distL="0" distR="0" wp14:anchorId="6B2E2689" wp14:editId="64269569">
            <wp:extent cx="3100070" cy="1781810"/>
            <wp:effectExtent l="0" t="0" r="5080" b="8890"/>
            <wp:docPr id="1210886909" name="Picture 1210886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l="5161" t="6640" r="5093" b="8044"/>
                    <a:stretch/>
                  </pic:blipFill>
                  <pic:spPr bwMode="auto">
                    <a:xfrm>
                      <a:off x="0" y="0"/>
                      <a:ext cx="3107477" cy="1786067"/>
                    </a:xfrm>
                    <a:prstGeom prst="rect">
                      <a:avLst/>
                    </a:prstGeom>
                    <a:noFill/>
                    <a:ln>
                      <a:noFill/>
                    </a:ln>
                    <a:extLst>
                      <a:ext uri="{53640926-AAD7-44D8-BBD7-CCE9431645EC}">
                        <a14:shadowObscured xmlns:a14="http://schemas.microsoft.com/office/drawing/2010/main"/>
                      </a:ext>
                    </a:extLst>
                  </pic:spPr>
                </pic:pic>
              </a:graphicData>
            </a:graphic>
          </wp:inline>
        </w:drawing>
      </w:r>
    </w:p>
    <w:p w14:paraId="7CE4B550" w14:textId="6FA457F8" w:rsidR="008D541D" w:rsidRPr="0085744E" w:rsidRDefault="00447C94" w:rsidP="00B763A5">
      <w:pPr>
        <w:pStyle w:val="Caption"/>
        <w:spacing w:after="120" w:line="276" w:lineRule="auto"/>
        <w:rPr>
          <w:lang w:val="vi-VN"/>
        </w:rPr>
      </w:pPr>
      <w:r>
        <w:t xml:space="preserve">Hình </w:t>
      </w:r>
      <w:r w:rsidR="00B31B0F">
        <w:t>1</w:t>
      </w:r>
      <w:r w:rsidR="003B21B6">
        <w:t>5</w:t>
      </w:r>
      <w:r>
        <w:t xml:space="preserve">. </w:t>
      </w:r>
      <w:r w:rsidRPr="006F7FE0">
        <w:t>Kết quả thực nghiệm XgBoost</w:t>
      </w:r>
    </w:p>
    <w:p w14:paraId="70C7DFAB" w14:textId="77777777" w:rsidR="00603247" w:rsidRPr="0085744E" w:rsidRDefault="009D024F" w:rsidP="00E133E2">
      <w:pPr>
        <w:keepNext/>
        <w:spacing w:line="276" w:lineRule="auto"/>
        <w:rPr>
          <w:lang w:val="vi-VN"/>
        </w:rPr>
      </w:pPr>
      <w:r w:rsidRPr="0085744E">
        <w:rPr>
          <w:noProof/>
          <w:lang w:val="vi-VN"/>
        </w:rPr>
        <w:drawing>
          <wp:inline distT="0" distB="0" distL="0" distR="0" wp14:anchorId="30FC9E47" wp14:editId="3306709A">
            <wp:extent cx="3070904" cy="1656235"/>
            <wp:effectExtent l="0" t="0" r="0" b="1270"/>
            <wp:docPr id="682459101" name="Picture 68245910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59101" name="Picture 1" descr="A picture containing text, diagram, line, plot&#10;&#10;Description automatically generated"/>
                    <pic:cNvPicPr/>
                  </pic:nvPicPr>
                  <pic:blipFill rotWithShape="1">
                    <a:blip r:embed="rId33"/>
                    <a:srcRect l="-149" t="3974"/>
                    <a:stretch/>
                  </pic:blipFill>
                  <pic:spPr bwMode="auto">
                    <a:xfrm>
                      <a:off x="0" y="0"/>
                      <a:ext cx="3093784" cy="1668575"/>
                    </a:xfrm>
                    <a:prstGeom prst="rect">
                      <a:avLst/>
                    </a:prstGeom>
                    <a:ln>
                      <a:noFill/>
                    </a:ln>
                    <a:extLst>
                      <a:ext uri="{53640926-AAD7-44D8-BBD7-CCE9431645EC}">
                        <a14:shadowObscured xmlns:a14="http://schemas.microsoft.com/office/drawing/2010/main"/>
                      </a:ext>
                    </a:extLst>
                  </pic:spPr>
                </pic:pic>
              </a:graphicData>
            </a:graphic>
          </wp:inline>
        </w:drawing>
      </w:r>
    </w:p>
    <w:p w14:paraId="66D52BF9" w14:textId="52133A53" w:rsidR="009D024F" w:rsidRPr="0085744E" w:rsidRDefault="00603247" w:rsidP="00B763A5">
      <w:pPr>
        <w:pStyle w:val="Caption"/>
        <w:spacing w:after="120" w:line="276" w:lineRule="auto"/>
        <w:rPr>
          <w:lang w:val="vi-VN"/>
        </w:rPr>
      </w:pPr>
      <w:r w:rsidRPr="0085744E">
        <w:rPr>
          <w:lang w:val="vi-VN"/>
        </w:rPr>
        <w:t xml:space="preserve">Hình </w:t>
      </w:r>
      <w:r w:rsidR="00B31B0F" w:rsidRPr="00D565A2">
        <w:rPr>
          <w:lang w:val="vi-VN"/>
        </w:rPr>
        <w:t>1</w:t>
      </w:r>
      <w:r w:rsidR="003B21B6" w:rsidRPr="00B976AA">
        <w:rPr>
          <w:lang w:val="vi-VN"/>
        </w:rPr>
        <w:t>6</w:t>
      </w:r>
      <w:r w:rsidR="009D024F" w:rsidRPr="0085744E">
        <w:rPr>
          <w:lang w:val="vi-VN"/>
        </w:rPr>
        <w:t>. Kết quả thực nghiệm DFNN</w:t>
      </w:r>
    </w:p>
    <w:p w14:paraId="4580A2A4" w14:textId="625D96D0" w:rsidR="009D024F" w:rsidRPr="0085744E" w:rsidRDefault="006E2FFE" w:rsidP="00E133E2">
      <w:pPr>
        <w:keepNext/>
        <w:spacing w:line="276" w:lineRule="auto"/>
        <w:jc w:val="center"/>
        <w:rPr>
          <w:lang w:val="vi-VN"/>
        </w:rPr>
      </w:pPr>
      <w:r w:rsidRPr="0085744E">
        <w:rPr>
          <w:noProof/>
          <w:lang w:val="vi-VN"/>
        </w:rPr>
        <w:drawing>
          <wp:inline distT="0" distB="0" distL="0" distR="0" wp14:anchorId="29C6A538" wp14:editId="674F064C">
            <wp:extent cx="3195955" cy="2247900"/>
            <wp:effectExtent l="0" t="0" r="4445" b="0"/>
            <wp:docPr id="801098465" name="Picture 801098465"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98465" name="Picture 1" descr="A picture containing text, diagram, line, plot&#10;&#10;Description automatically generated"/>
                    <pic:cNvPicPr/>
                  </pic:nvPicPr>
                  <pic:blipFill>
                    <a:blip r:embed="rId34"/>
                    <a:stretch>
                      <a:fillRect/>
                    </a:stretch>
                  </pic:blipFill>
                  <pic:spPr>
                    <a:xfrm>
                      <a:off x="0" y="0"/>
                      <a:ext cx="3195955" cy="2247900"/>
                    </a:xfrm>
                    <a:prstGeom prst="rect">
                      <a:avLst/>
                    </a:prstGeom>
                  </pic:spPr>
                </pic:pic>
              </a:graphicData>
            </a:graphic>
          </wp:inline>
        </w:drawing>
      </w:r>
    </w:p>
    <w:p w14:paraId="539EF82C" w14:textId="20CEE6A8" w:rsidR="009D024F" w:rsidRPr="0085744E" w:rsidRDefault="001667A6" w:rsidP="00E133E2">
      <w:pPr>
        <w:pStyle w:val="Caption"/>
        <w:spacing w:line="276" w:lineRule="auto"/>
        <w:rPr>
          <w:lang w:val="vi-VN"/>
        </w:rPr>
      </w:pPr>
      <w:r w:rsidRPr="0085744E">
        <w:rPr>
          <w:lang w:val="vi-VN"/>
        </w:rPr>
        <w:t xml:space="preserve">Hình </w:t>
      </w:r>
      <w:r w:rsidR="00B31B0F" w:rsidRPr="00D565A2">
        <w:rPr>
          <w:lang w:val="vi-VN"/>
        </w:rPr>
        <w:t>1</w:t>
      </w:r>
      <w:r w:rsidR="003B21B6" w:rsidRPr="00B976AA">
        <w:rPr>
          <w:lang w:val="vi-VN"/>
        </w:rPr>
        <w:t>7</w:t>
      </w:r>
      <w:r w:rsidR="009D024F" w:rsidRPr="0085744E">
        <w:rPr>
          <w:lang w:val="vi-VN"/>
        </w:rPr>
        <w:t>. Kết quả thực nghiệm TCANs</w:t>
      </w:r>
    </w:p>
    <w:p w14:paraId="7F8EC51C" w14:textId="6CE7803E" w:rsidR="00D74282" w:rsidRPr="0085744E" w:rsidRDefault="00447C94" w:rsidP="00F36DB1">
      <w:pPr>
        <w:spacing w:after="240" w:line="276" w:lineRule="auto"/>
        <w:ind w:firstLine="284"/>
        <w:rPr>
          <w:lang w:val="vi-VN"/>
        </w:rPr>
      </w:pPr>
      <w:r w:rsidRPr="00B976AA">
        <w:rPr>
          <w:lang w:val="vi-VN"/>
        </w:rPr>
        <w:t xml:space="preserve">Kết quả thực nghiệm sau khi thu thập được đánh giá </w:t>
      </w:r>
      <w:r w:rsidR="00E133E2" w:rsidRPr="00B976AA">
        <w:rPr>
          <w:lang w:val="vi-VN"/>
        </w:rPr>
        <w:t>dựa trên ba độ đo và đề cập dưới bảng sau</w:t>
      </w:r>
      <w:r w:rsidR="009D024F" w:rsidRPr="0085744E">
        <w:rPr>
          <w:lang w:val="vi-VN"/>
        </w:rPr>
        <w:t>:</w:t>
      </w:r>
    </w:p>
    <w:tbl>
      <w:tblPr>
        <w:tblStyle w:val="TableGrid"/>
        <w:tblW w:w="0" w:type="auto"/>
        <w:tblLook w:val="04A0" w:firstRow="1" w:lastRow="0" w:firstColumn="1" w:lastColumn="0" w:noHBand="0" w:noVBand="1"/>
      </w:tblPr>
      <w:tblGrid>
        <w:gridCol w:w="821"/>
        <w:gridCol w:w="661"/>
        <w:gridCol w:w="656"/>
        <w:gridCol w:w="576"/>
        <w:gridCol w:w="576"/>
        <w:gridCol w:w="576"/>
        <w:gridCol w:w="581"/>
        <w:gridCol w:w="576"/>
      </w:tblGrid>
      <w:tr w:rsidR="009D024F" w:rsidRPr="00A57033" w14:paraId="1730936E" w14:textId="77777777" w:rsidTr="00023FC2">
        <w:trPr>
          <w:trHeight w:val="212"/>
        </w:trPr>
        <w:tc>
          <w:tcPr>
            <w:tcW w:w="1482" w:type="dxa"/>
            <w:gridSpan w:val="2"/>
            <w:tcBorders>
              <w:top w:val="single" w:sz="4" w:space="0" w:color="auto"/>
              <w:left w:val="single" w:sz="4" w:space="0" w:color="auto"/>
              <w:bottom w:val="single" w:sz="4" w:space="0" w:color="auto"/>
              <w:right w:val="single" w:sz="4" w:space="0" w:color="auto"/>
            </w:tcBorders>
            <w:vAlign w:val="center"/>
          </w:tcPr>
          <w:p w14:paraId="494AD1B6" w14:textId="77777777" w:rsidR="009D024F" w:rsidRPr="00A57033" w:rsidRDefault="009D024F" w:rsidP="00E133E2">
            <w:pPr>
              <w:spacing w:line="276" w:lineRule="auto"/>
              <w:rPr>
                <w:sz w:val="16"/>
                <w:szCs w:val="16"/>
                <w:lang w:val="vi-VN"/>
              </w:rPr>
            </w:pPr>
            <w:r w:rsidRPr="00A57033">
              <w:rPr>
                <w:sz w:val="16"/>
                <w:szCs w:val="16"/>
                <w:lang w:val="vi-VN"/>
              </w:rPr>
              <w:t>Dataset</w:t>
            </w:r>
          </w:p>
        </w:tc>
        <w:tc>
          <w:tcPr>
            <w:tcW w:w="1232" w:type="dxa"/>
            <w:gridSpan w:val="2"/>
            <w:tcBorders>
              <w:left w:val="single" w:sz="4" w:space="0" w:color="auto"/>
            </w:tcBorders>
            <w:vAlign w:val="center"/>
          </w:tcPr>
          <w:p w14:paraId="565C1E57" w14:textId="77777777" w:rsidR="009D024F" w:rsidRPr="00A57033" w:rsidRDefault="009D024F" w:rsidP="00E133E2">
            <w:pPr>
              <w:spacing w:line="276" w:lineRule="auto"/>
              <w:jc w:val="center"/>
              <w:rPr>
                <w:sz w:val="16"/>
                <w:szCs w:val="16"/>
                <w:lang w:val="vi-VN"/>
              </w:rPr>
            </w:pPr>
            <w:r w:rsidRPr="00A57033">
              <w:rPr>
                <w:sz w:val="16"/>
                <w:szCs w:val="16"/>
                <w:lang w:val="vi-VN"/>
              </w:rPr>
              <w:t>CTLT</w:t>
            </w:r>
          </w:p>
        </w:tc>
        <w:tc>
          <w:tcPr>
            <w:tcW w:w="825" w:type="dxa"/>
            <w:gridSpan w:val="2"/>
            <w:vAlign w:val="center"/>
          </w:tcPr>
          <w:p w14:paraId="2704C6AD" w14:textId="77777777" w:rsidR="009D024F" w:rsidRPr="00A57033" w:rsidRDefault="009D024F" w:rsidP="00E133E2">
            <w:pPr>
              <w:spacing w:line="276" w:lineRule="auto"/>
              <w:jc w:val="center"/>
              <w:rPr>
                <w:sz w:val="16"/>
                <w:szCs w:val="16"/>
                <w:lang w:val="vi-VN"/>
              </w:rPr>
            </w:pPr>
            <w:r w:rsidRPr="00A57033">
              <w:rPr>
                <w:sz w:val="16"/>
                <w:szCs w:val="16"/>
                <w:lang w:val="vi-VN"/>
              </w:rPr>
              <w:t>INTC</w:t>
            </w:r>
          </w:p>
        </w:tc>
        <w:tc>
          <w:tcPr>
            <w:tcW w:w="1484" w:type="dxa"/>
            <w:gridSpan w:val="2"/>
            <w:vAlign w:val="center"/>
          </w:tcPr>
          <w:p w14:paraId="7D4690DE" w14:textId="77777777" w:rsidR="009D024F" w:rsidRPr="00A57033" w:rsidRDefault="009D024F" w:rsidP="00E133E2">
            <w:pPr>
              <w:spacing w:line="276" w:lineRule="auto"/>
              <w:jc w:val="center"/>
              <w:rPr>
                <w:sz w:val="16"/>
                <w:szCs w:val="16"/>
                <w:lang w:val="vi-VN"/>
              </w:rPr>
            </w:pPr>
            <w:r w:rsidRPr="00A57033">
              <w:rPr>
                <w:sz w:val="16"/>
                <w:szCs w:val="16"/>
                <w:lang w:val="vi-VN"/>
              </w:rPr>
              <w:t>NTR</w:t>
            </w:r>
          </w:p>
        </w:tc>
      </w:tr>
      <w:tr w:rsidR="009D024F" w:rsidRPr="00A57033" w14:paraId="5815435E" w14:textId="77777777" w:rsidTr="00023FC2">
        <w:trPr>
          <w:trHeight w:val="212"/>
        </w:trPr>
        <w:tc>
          <w:tcPr>
            <w:tcW w:w="1482" w:type="dxa"/>
            <w:gridSpan w:val="2"/>
            <w:tcBorders>
              <w:top w:val="single" w:sz="4" w:space="0" w:color="auto"/>
              <w:left w:val="single" w:sz="4" w:space="0" w:color="auto"/>
              <w:bottom w:val="single" w:sz="4" w:space="0" w:color="auto"/>
              <w:right w:val="single" w:sz="4" w:space="0" w:color="auto"/>
            </w:tcBorders>
            <w:vAlign w:val="center"/>
          </w:tcPr>
          <w:p w14:paraId="3D94A353" w14:textId="77777777" w:rsidR="009D024F" w:rsidRPr="00A57033" w:rsidRDefault="009D024F" w:rsidP="00E133E2">
            <w:pPr>
              <w:spacing w:line="276" w:lineRule="auto"/>
              <w:rPr>
                <w:sz w:val="16"/>
                <w:szCs w:val="16"/>
                <w:lang w:val="vi-VN"/>
              </w:rPr>
            </w:pPr>
            <w:r w:rsidRPr="00A57033">
              <w:rPr>
                <w:sz w:val="16"/>
                <w:szCs w:val="16"/>
                <w:lang w:val="vi-VN"/>
              </w:rPr>
              <w:t>Tỉ lệ chia</w:t>
            </w:r>
          </w:p>
        </w:tc>
        <w:tc>
          <w:tcPr>
            <w:tcW w:w="656" w:type="dxa"/>
            <w:tcBorders>
              <w:left w:val="single" w:sz="4" w:space="0" w:color="auto"/>
            </w:tcBorders>
            <w:vAlign w:val="center"/>
          </w:tcPr>
          <w:p w14:paraId="0A4A821E" w14:textId="77777777" w:rsidR="009D024F" w:rsidRPr="00A57033" w:rsidRDefault="009D024F" w:rsidP="00E133E2">
            <w:pPr>
              <w:spacing w:line="276" w:lineRule="auto"/>
              <w:jc w:val="center"/>
              <w:rPr>
                <w:sz w:val="16"/>
                <w:szCs w:val="16"/>
                <w:lang w:val="vi-VN"/>
              </w:rPr>
            </w:pPr>
            <w:r w:rsidRPr="00A57033">
              <w:rPr>
                <w:sz w:val="16"/>
                <w:szCs w:val="16"/>
                <w:lang w:val="vi-VN"/>
              </w:rPr>
              <w:t>7:1:2</w:t>
            </w:r>
          </w:p>
        </w:tc>
        <w:tc>
          <w:tcPr>
            <w:tcW w:w="576" w:type="dxa"/>
            <w:vAlign w:val="center"/>
          </w:tcPr>
          <w:p w14:paraId="676E8001" w14:textId="77777777" w:rsidR="009D024F" w:rsidRPr="00A57033" w:rsidRDefault="009D024F" w:rsidP="00E133E2">
            <w:pPr>
              <w:spacing w:line="276" w:lineRule="auto"/>
              <w:jc w:val="center"/>
              <w:rPr>
                <w:sz w:val="16"/>
                <w:szCs w:val="16"/>
                <w:lang w:val="vi-VN"/>
              </w:rPr>
            </w:pPr>
            <w:r w:rsidRPr="00A57033">
              <w:rPr>
                <w:sz w:val="16"/>
                <w:szCs w:val="16"/>
                <w:lang w:val="vi-VN"/>
              </w:rPr>
              <w:t>6:2:2</w:t>
            </w:r>
          </w:p>
        </w:tc>
        <w:tc>
          <w:tcPr>
            <w:tcW w:w="576" w:type="dxa"/>
            <w:vAlign w:val="center"/>
          </w:tcPr>
          <w:p w14:paraId="15318EAB" w14:textId="77777777" w:rsidR="009D024F" w:rsidRPr="00A57033" w:rsidRDefault="009D024F" w:rsidP="00E133E2">
            <w:pPr>
              <w:spacing w:line="276" w:lineRule="auto"/>
              <w:jc w:val="center"/>
              <w:rPr>
                <w:sz w:val="16"/>
                <w:szCs w:val="16"/>
                <w:lang w:val="vi-VN"/>
              </w:rPr>
            </w:pPr>
            <w:r w:rsidRPr="00A57033">
              <w:rPr>
                <w:sz w:val="16"/>
                <w:szCs w:val="16"/>
                <w:lang w:val="vi-VN"/>
              </w:rPr>
              <w:t>7:1:2</w:t>
            </w:r>
          </w:p>
        </w:tc>
        <w:tc>
          <w:tcPr>
            <w:tcW w:w="249" w:type="dxa"/>
            <w:vAlign w:val="center"/>
          </w:tcPr>
          <w:p w14:paraId="293AE39B" w14:textId="77777777" w:rsidR="009D024F" w:rsidRPr="00A57033" w:rsidRDefault="009D024F" w:rsidP="00E133E2">
            <w:pPr>
              <w:spacing w:line="276" w:lineRule="auto"/>
              <w:jc w:val="center"/>
              <w:rPr>
                <w:sz w:val="16"/>
                <w:szCs w:val="16"/>
                <w:lang w:val="vi-VN"/>
              </w:rPr>
            </w:pPr>
            <w:r w:rsidRPr="00A57033">
              <w:rPr>
                <w:sz w:val="16"/>
                <w:szCs w:val="16"/>
                <w:lang w:val="vi-VN"/>
              </w:rPr>
              <w:t>6:2:2</w:t>
            </w:r>
          </w:p>
        </w:tc>
        <w:tc>
          <w:tcPr>
            <w:tcW w:w="903" w:type="dxa"/>
            <w:vAlign w:val="center"/>
          </w:tcPr>
          <w:p w14:paraId="533A6E99" w14:textId="77777777" w:rsidR="009D024F" w:rsidRPr="00A57033" w:rsidRDefault="009D024F" w:rsidP="00E133E2">
            <w:pPr>
              <w:spacing w:line="276" w:lineRule="auto"/>
              <w:jc w:val="center"/>
              <w:rPr>
                <w:sz w:val="16"/>
                <w:szCs w:val="16"/>
                <w:lang w:val="vi-VN"/>
              </w:rPr>
            </w:pPr>
            <w:r w:rsidRPr="00A57033">
              <w:rPr>
                <w:sz w:val="16"/>
                <w:szCs w:val="16"/>
                <w:lang w:val="vi-VN"/>
              </w:rPr>
              <w:t>7:1:2</w:t>
            </w:r>
          </w:p>
        </w:tc>
        <w:tc>
          <w:tcPr>
            <w:tcW w:w="581" w:type="dxa"/>
            <w:vAlign w:val="center"/>
          </w:tcPr>
          <w:p w14:paraId="03B1D3C1" w14:textId="77777777" w:rsidR="009D024F" w:rsidRPr="00A57033" w:rsidRDefault="009D024F" w:rsidP="00E133E2">
            <w:pPr>
              <w:spacing w:line="276" w:lineRule="auto"/>
              <w:jc w:val="center"/>
              <w:rPr>
                <w:sz w:val="16"/>
                <w:szCs w:val="16"/>
                <w:lang w:val="vi-VN"/>
              </w:rPr>
            </w:pPr>
            <w:r w:rsidRPr="00A57033">
              <w:rPr>
                <w:sz w:val="16"/>
                <w:szCs w:val="16"/>
                <w:lang w:val="vi-VN"/>
              </w:rPr>
              <w:t>6:2:2</w:t>
            </w:r>
          </w:p>
        </w:tc>
      </w:tr>
      <w:tr w:rsidR="009D024F" w:rsidRPr="00A57033" w14:paraId="4275841C" w14:textId="77777777" w:rsidTr="00023FC2">
        <w:trPr>
          <w:trHeight w:val="212"/>
        </w:trPr>
        <w:tc>
          <w:tcPr>
            <w:tcW w:w="821" w:type="dxa"/>
            <w:tcBorders>
              <w:top w:val="single" w:sz="4" w:space="0" w:color="auto"/>
              <w:left w:val="single" w:sz="4" w:space="0" w:color="auto"/>
              <w:bottom w:val="single" w:sz="4" w:space="0" w:color="auto"/>
              <w:right w:val="single" w:sz="4" w:space="0" w:color="auto"/>
            </w:tcBorders>
            <w:vAlign w:val="center"/>
          </w:tcPr>
          <w:p w14:paraId="42C64617" w14:textId="77777777" w:rsidR="009D024F" w:rsidRPr="00A57033" w:rsidRDefault="009D024F" w:rsidP="00E133E2">
            <w:pPr>
              <w:spacing w:line="276" w:lineRule="auto"/>
              <w:jc w:val="center"/>
              <w:rPr>
                <w:sz w:val="16"/>
                <w:szCs w:val="16"/>
                <w:lang w:val="vi-VN"/>
              </w:rPr>
            </w:pPr>
            <w:r w:rsidRPr="00A57033">
              <w:rPr>
                <w:sz w:val="16"/>
                <w:szCs w:val="16"/>
                <w:lang w:val="vi-VN"/>
              </w:rPr>
              <w:t>Mô hình</w:t>
            </w:r>
          </w:p>
        </w:tc>
        <w:tc>
          <w:tcPr>
            <w:tcW w:w="661" w:type="dxa"/>
            <w:tcBorders>
              <w:top w:val="single" w:sz="4" w:space="0" w:color="auto"/>
              <w:left w:val="single" w:sz="4" w:space="0" w:color="auto"/>
              <w:bottom w:val="single" w:sz="4" w:space="0" w:color="auto"/>
              <w:right w:val="single" w:sz="4" w:space="0" w:color="auto"/>
            </w:tcBorders>
            <w:vAlign w:val="center"/>
          </w:tcPr>
          <w:p w14:paraId="4B7BAB22" w14:textId="77777777" w:rsidR="009D024F" w:rsidRPr="00A57033" w:rsidRDefault="009D024F" w:rsidP="00E133E2">
            <w:pPr>
              <w:spacing w:line="276" w:lineRule="auto"/>
              <w:jc w:val="center"/>
              <w:rPr>
                <w:sz w:val="16"/>
                <w:szCs w:val="16"/>
                <w:lang w:val="vi-VN"/>
              </w:rPr>
            </w:pPr>
            <w:r w:rsidRPr="00A57033">
              <w:rPr>
                <w:sz w:val="16"/>
                <w:szCs w:val="16"/>
                <w:lang w:val="vi-VN"/>
              </w:rPr>
              <w:t>Độ đo</w:t>
            </w:r>
          </w:p>
        </w:tc>
        <w:tc>
          <w:tcPr>
            <w:tcW w:w="3541" w:type="dxa"/>
            <w:gridSpan w:val="6"/>
            <w:tcBorders>
              <w:left w:val="single" w:sz="4" w:space="0" w:color="auto"/>
            </w:tcBorders>
            <w:vAlign w:val="center"/>
          </w:tcPr>
          <w:p w14:paraId="62611BD4" w14:textId="77777777" w:rsidR="009D024F" w:rsidRPr="00A57033" w:rsidRDefault="009D024F" w:rsidP="00E133E2">
            <w:pPr>
              <w:spacing w:line="276" w:lineRule="auto"/>
              <w:jc w:val="center"/>
              <w:rPr>
                <w:sz w:val="16"/>
                <w:szCs w:val="16"/>
                <w:lang w:val="vi-VN"/>
              </w:rPr>
            </w:pPr>
          </w:p>
        </w:tc>
      </w:tr>
      <w:tr w:rsidR="009D024F" w:rsidRPr="00A57033" w14:paraId="12C9363E" w14:textId="77777777" w:rsidTr="00023FC2">
        <w:trPr>
          <w:trHeight w:val="212"/>
        </w:trPr>
        <w:tc>
          <w:tcPr>
            <w:tcW w:w="821" w:type="dxa"/>
            <w:vMerge w:val="restart"/>
            <w:tcBorders>
              <w:top w:val="single" w:sz="4" w:space="0" w:color="auto"/>
            </w:tcBorders>
            <w:vAlign w:val="center"/>
          </w:tcPr>
          <w:p w14:paraId="3159F5D2" w14:textId="77777777" w:rsidR="009D024F" w:rsidRPr="00A57033" w:rsidRDefault="009D024F" w:rsidP="00E133E2">
            <w:pPr>
              <w:spacing w:line="276" w:lineRule="auto"/>
              <w:jc w:val="center"/>
              <w:rPr>
                <w:sz w:val="16"/>
                <w:szCs w:val="16"/>
                <w:lang w:val="vi-VN"/>
              </w:rPr>
            </w:pPr>
            <w:r w:rsidRPr="00A57033">
              <w:rPr>
                <w:sz w:val="16"/>
                <w:szCs w:val="16"/>
                <w:lang w:val="vi-VN"/>
              </w:rPr>
              <w:t>LR</w:t>
            </w:r>
          </w:p>
        </w:tc>
        <w:tc>
          <w:tcPr>
            <w:tcW w:w="661" w:type="dxa"/>
            <w:tcBorders>
              <w:top w:val="single" w:sz="4" w:space="0" w:color="auto"/>
            </w:tcBorders>
            <w:vAlign w:val="center"/>
          </w:tcPr>
          <w:p w14:paraId="63385659" w14:textId="77777777" w:rsidR="009D024F" w:rsidRPr="00A57033" w:rsidRDefault="009D024F" w:rsidP="00E133E2">
            <w:pPr>
              <w:spacing w:line="276" w:lineRule="auto"/>
              <w:jc w:val="center"/>
              <w:rPr>
                <w:sz w:val="16"/>
                <w:szCs w:val="16"/>
                <w:lang w:val="vi-VN"/>
              </w:rPr>
            </w:pPr>
            <w:r w:rsidRPr="00A57033">
              <w:rPr>
                <w:sz w:val="16"/>
                <w:szCs w:val="16"/>
                <w:lang w:val="vi-VN"/>
              </w:rPr>
              <w:t>MAPE</w:t>
            </w:r>
          </w:p>
        </w:tc>
        <w:tc>
          <w:tcPr>
            <w:tcW w:w="656" w:type="dxa"/>
            <w:vAlign w:val="center"/>
          </w:tcPr>
          <w:p w14:paraId="0355851A" w14:textId="77777777" w:rsidR="009D024F" w:rsidRPr="00A57033" w:rsidRDefault="009D024F" w:rsidP="00E133E2">
            <w:pPr>
              <w:spacing w:line="276" w:lineRule="auto"/>
              <w:jc w:val="center"/>
              <w:rPr>
                <w:sz w:val="16"/>
                <w:szCs w:val="16"/>
                <w:lang w:val="vi-VN"/>
              </w:rPr>
            </w:pPr>
            <w:r w:rsidRPr="00A57033">
              <w:rPr>
                <w:sz w:val="16"/>
                <w:szCs w:val="16"/>
                <w:lang w:val="vi-VN"/>
              </w:rPr>
              <w:t>1.89</w:t>
            </w:r>
          </w:p>
        </w:tc>
        <w:tc>
          <w:tcPr>
            <w:tcW w:w="576" w:type="dxa"/>
            <w:vAlign w:val="center"/>
          </w:tcPr>
          <w:p w14:paraId="02DFF816" w14:textId="77777777" w:rsidR="009D024F" w:rsidRPr="00A57033" w:rsidRDefault="009D024F" w:rsidP="00E133E2">
            <w:pPr>
              <w:spacing w:line="276" w:lineRule="auto"/>
              <w:jc w:val="center"/>
              <w:rPr>
                <w:sz w:val="16"/>
                <w:szCs w:val="16"/>
                <w:lang w:val="vi-VN"/>
              </w:rPr>
            </w:pPr>
            <w:r w:rsidRPr="00A57033">
              <w:rPr>
                <w:sz w:val="16"/>
                <w:szCs w:val="16"/>
                <w:lang w:val="vi-VN"/>
              </w:rPr>
              <w:t>1.93</w:t>
            </w:r>
          </w:p>
        </w:tc>
        <w:tc>
          <w:tcPr>
            <w:tcW w:w="576" w:type="dxa"/>
            <w:vAlign w:val="center"/>
          </w:tcPr>
          <w:p w14:paraId="653D1BF6" w14:textId="77777777" w:rsidR="009D024F" w:rsidRPr="00A57033" w:rsidRDefault="009D024F" w:rsidP="00E133E2">
            <w:pPr>
              <w:spacing w:line="276" w:lineRule="auto"/>
              <w:jc w:val="center"/>
              <w:rPr>
                <w:sz w:val="16"/>
                <w:szCs w:val="16"/>
                <w:lang w:val="vi-VN"/>
              </w:rPr>
            </w:pPr>
            <w:r w:rsidRPr="00A57033">
              <w:rPr>
                <w:sz w:val="16"/>
                <w:szCs w:val="16"/>
                <w:lang w:val="vi-VN"/>
              </w:rPr>
              <w:t>0.91</w:t>
            </w:r>
          </w:p>
        </w:tc>
        <w:tc>
          <w:tcPr>
            <w:tcW w:w="249" w:type="dxa"/>
            <w:vAlign w:val="center"/>
          </w:tcPr>
          <w:p w14:paraId="7466A081" w14:textId="77777777" w:rsidR="009D024F" w:rsidRPr="00A57033" w:rsidRDefault="009D024F" w:rsidP="00E133E2">
            <w:pPr>
              <w:spacing w:line="276" w:lineRule="auto"/>
              <w:jc w:val="center"/>
              <w:rPr>
                <w:sz w:val="16"/>
                <w:szCs w:val="16"/>
                <w:lang w:val="vi-VN"/>
              </w:rPr>
            </w:pPr>
            <w:r w:rsidRPr="00A57033">
              <w:rPr>
                <w:sz w:val="16"/>
                <w:szCs w:val="16"/>
                <w:lang w:val="vi-VN"/>
              </w:rPr>
              <w:t>1.066</w:t>
            </w:r>
          </w:p>
        </w:tc>
        <w:tc>
          <w:tcPr>
            <w:tcW w:w="903" w:type="dxa"/>
            <w:vAlign w:val="center"/>
          </w:tcPr>
          <w:p w14:paraId="20287A8A" w14:textId="77777777" w:rsidR="009D024F" w:rsidRPr="00A57033" w:rsidRDefault="009D024F" w:rsidP="00E133E2">
            <w:pPr>
              <w:spacing w:line="276" w:lineRule="auto"/>
              <w:jc w:val="center"/>
              <w:rPr>
                <w:sz w:val="16"/>
                <w:szCs w:val="16"/>
                <w:lang w:val="vi-VN"/>
              </w:rPr>
            </w:pPr>
            <w:r w:rsidRPr="00A57033">
              <w:rPr>
                <w:sz w:val="16"/>
                <w:szCs w:val="16"/>
                <w:lang w:val="vi-VN"/>
              </w:rPr>
              <w:t>0.17</w:t>
            </w:r>
          </w:p>
        </w:tc>
        <w:tc>
          <w:tcPr>
            <w:tcW w:w="581" w:type="dxa"/>
            <w:vAlign w:val="center"/>
          </w:tcPr>
          <w:p w14:paraId="4BF1B568" w14:textId="77777777" w:rsidR="009D024F" w:rsidRPr="00A57033" w:rsidRDefault="009D024F" w:rsidP="00E133E2">
            <w:pPr>
              <w:spacing w:line="276" w:lineRule="auto"/>
              <w:jc w:val="center"/>
              <w:rPr>
                <w:sz w:val="16"/>
                <w:szCs w:val="16"/>
                <w:lang w:val="vi-VN"/>
              </w:rPr>
            </w:pPr>
            <w:r w:rsidRPr="00A57033">
              <w:rPr>
                <w:sz w:val="16"/>
                <w:szCs w:val="16"/>
                <w:lang w:val="vi-VN"/>
              </w:rPr>
              <w:t>0.307</w:t>
            </w:r>
          </w:p>
        </w:tc>
      </w:tr>
      <w:tr w:rsidR="009D024F" w:rsidRPr="00A57033" w14:paraId="45B641D7" w14:textId="77777777" w:rsidTr="00023FC2">
        <w:trPr>
          <w:trHeight w:val="212"/>
        </w:trPr>
        <w:tc>
          <w:tcPr>
            <w:tcW w:w="821" w:type="dxa"/>
            <w:vMerge/>
            <w:vAlign w:val="center"/>
          </w:tcPr>
          <w:p w14:paraId="4C32ABBC" w14:textId="77777777" w:rsidR="009D024F" w:rsidRPr="00A57033" w:rsidRDefault="009D024F" w:rsidP="00E133E2">
            <w:pPr>
              <w:spacing w:line="276" w:lineRule="auto"/>
              <w:jc w:val="center"/>
              <w:rPr>
                <w:sz w:val="16"/>
                <w:szCs w:val="16"/>
                <w:lang w:val="vi-VN"/>
              </w:rPr>
            </w:pPr>
          </w:p>
        </w:tc>
        <w:tc>
          <w:tcPr>
            <w:tcW w:w="661" w:type="dxa"/>
            <w:vAlign w:val="center"/>
          </w:tcPr>
          <w:p w14:paraId="4EF32283" w14:textId="77777777" w:rsidR="009D024F" w:rsidRPr="00A57033" w:rsidRDefault="009D024F" w:rsidP="00E133E2">
            <w:pPr>
              <w:spacing w:line="276" w:lineRule="auto"/>
              <w:jc w:val="center"/>
              <w:rPr>
                <w:sz w:val="16"/>
                <w:szCs w:val="16"/>
                <w:lang w:val="vi-VN"/>
              </w:rPr>
            </w:pPr>
            <w:r w:rsidRPr="00A57033">
              <w:rPr>
                <w:sz w:val="16"/>
                <w:szCs w:val="16"/>
                <w:lang w:val="vi-VN"/>
              </w:rPr>
              <w:t>RMSE</w:t>
            </w:r>
          </w:p>
        </w:tc>
        <w:tc>
          <w:tcPr>
            <w:tcW w:w="656" w:type="dxa"/>
            <w:vAlign w:val="center"/>
          </w:tcPr>
          <w:p w14:paraId="607FE5E9" w14:textId="77777777" w:rsidR="009D024F" w:rsidRPr="00A57033" w:rsidRDefault="009D024F" w:rsidP="00E133E2">
            <w:pPr>
              <w:spacing w:line="276" w:lineRule="auto"/>
              <w:jc w:val="center"/>
              <w:rPr>
                <w:sz w:val="16"/>
                <w:szCs w:val="16"/>
                <w:lang w:val="vi-VN"/>
              </w:rPr>
            </w:pPr>
            <w:r w:rsidRPr="00A57033">
              <w:rPr>
                <w:sz w:val="16"/>
                <w:szCs w:val="16"/>
                <w:lang w:val="vi-VN"/>
              </w:rPr>
              <w:t>103.1</w:t>
            </w:r>
          </w:p>
        </w:tc>
        <w:tc>
          <w:tcPr>
            <w:tcW w:w="576" w:type="dxa"/>
            <w:vAlign w:val="center"/>
          </w:tcPr>
          <w:p w14:paraId="25A4122F" w14:textId="77777777" w:rsidR="009D024F" w:rsidRPr="00A57033" w:rsidRDefault="009D024F" w:rsidP="00E133E2">
            <w:pPr>
              <w:spacing w:line="276" w:lineRule="auto"/>
              <w:jc w:val="center"/>
              <w:rPr>
                <w:sz w:val="16"/>
                <w:szCs w:val="16"/>
                <w:lang w:val="vi-VN"/>
              </w:rPr>
            </w:pPr>
            <w:r w:rsidRPr="00A57033">
              <w:rPr>
                <w:sz w:val="16"/>
                <w:szCs w:val="16"/>
                <w:lang w:val="vi-VN"/>
              </w:rPr>
              <w:t>105</w:t>
            </w:r>
          </w:p>
        </w:tc>
        <w:tc>
          <w:tcPr>
            <w:tcW w:w="576" w:type="dxa"/>
            <w:vAlign w:val="center"/>
          </w:tcPr>
          <w:p w14:paraId="225A5630" w14:textId="77777777" w:rsidR="009D024F" w:rsidRPr="00A57033" w:rsidRDefault="009D024F" w:rsidP="00E133E2">
            <w:pPr>
              <w:spacing w:line="276" w:lineRule="auto"/>
              <w:jc w:val="center"/>
              <w:rPr>
                <w:sz w:val="16"/>
                <w:szCs w:val="16"/>
                <w:lang w:val="vi-VN"/>
              </w:rPr>
            </w:pPr>
            <w:r w:rsidRPr="00A57033">
              <w:rPr>
                <w:sz w:val="16"/>
                <w:szCs w:val="16"/>
                <w:lang w:val="vi-VN"/>
              </w:rPr>
              <w:t>26.69</w:t>
            </w:r>
          </w:p>
        </w:tc>
        <w:tc>
          <w:tcPr>
            <w:tcW w:w="249" w:type="dxa"/>
            <w:vAlign w:val="center"/>
          </w:tcPr>
          <w:p w14:paraId="7EA9435B" w14:textId="77777777" w:rsidR="009D024F" w:rsidRPr="00A57033" w:rsidRDefault="009D024F" w:rsidP="00E133E2">
            <w:pPr>
              <w:spacing w:line="276" w:lineRule="auto"/>
              <w:jc w:val="center"/>
              <w:rPr>
                <w:sz w:val="16"/>
                <w:szCs w:val="16"/>
                <w:lang w:val="vi-VN"/>
              </w:rPr>
            </w:pPr>
            <w:r w:rsidRPr="00A57033">
              <w:rPr>
                <w:sz w:val="16"/>
                <w:szCs w:val="16"/>
                <w:lang w:val="vi-VN"/>
              </w:rPr>
              <w:t>31.3</w:t>
            </w:r>
          </w:p>
        </w:tc>
        <w:tc>
          <w:tcPr>
            <w:tcW w:w="903" w:type="dxa"/>
            <w:vAlign w:val="center"/>
          </w:tcPr>
          <w:p w14:paraId="3E89E4AF" w14:textId="77777777" w:rsidR="009D024F" w:rsidRPr="00A57033" w:rsidRDefault="009D024F" w:rsidP="00E133E2">
            <w:pPr>
              <w:spacing w:line="276" w:lineRule="auto"/>
              <w:jc w:val="center"/>
              <w:rPr>
                <w:sz w:val="16"/>
                <w:szCs w:val="16"/>
                <w:lang w:val="vi-VN"/>
              </w:rPr>
            </w:pPr>
            <w:r w:rsidRPr="00A57033">
              <w:rPr>
                <w:sz w:val="16"/>
                <w:szCs w:val="16"/>
                <w:lang w:val="vi-VN"/>
              </w:rPr>
              <w:t>15.77</w:t>
            </w:r>
          </w:p>
        </w:tc>
        <w:tc>
          <w:tcPr>
            <w:tcW w:w="581" w:type="dxa"/>
            <w:vAlign w:val="center"/>
          </w:tcPr>
          <w:p w14:paraId="4B16D355" w14:textId="77777777" w:rsidR="009D024F" w:rsidRPr="00A57033" w:rsidRDefault="009D024F" w:rsidP="00E133E2">
            <w:pPr>
              <w:spacing w:line="276" w:lineRule="auto"/>
              <w:jc w:val="center"/>
              <w:rPr>
                <w:sz w:val="16"/>
                <w:szCs w:val="16"/>
                <w:lang w:val="vi-VN"/>
              </w:rPr>
            </w:pPr>
            <w:r w:rsidRPr="00A57033">
              <w:rPr>
                <w:sz w:val="16"/>
                <w:szCs w:val="16"/>
                <w:lang w:val="vi-VN"/>
              </w:rPr>
              <w:t>26.57</w:t>
            </w:r>
          </w:p>
        </w:tc>
      </w:tr>
      <w:tr w:rsidR="009D024F" w:rsidRPr="00A57033" w14:paraId="408D5277" w14:textId="77777777" w:rsidTr="00023FC2">
        <w:trPr>
          <w:trHeight w:val="212"/>
        </w:trPr>
        <w:tc>
          <w:tcPr>
            <w:tcW w:w="821" w:type="dxa"/>
            <w:vMerge/>
            <w:vAlign w:val="center"/>
          </w:tcPr>
          <w:p w14:paraId="7C08A666" w14:textId="77777777" w:rsidR="009D024F" w:rsidRPr="00A57033" w:rsidRDefault="009D024F" w:rsidP="00E133E2">
            <w:pPr>
              <w:spacing w:line="276" w:lineRule="auto"/>
              <w:jc w:val="center"/>
              <w:rPr>
                <w:sz w:val="16"/>
                <w:szCs w:val="16"/>
                <w:lang w:val="vi-VN"/>
              </w:rPr>
            </w:pPr>
          </w:p>
        </w:tc>
        <w:tc>
          <w:tcPr>
            <w:tcW w:w="661" w:type="dxa"/>
            <w:vAlign w:val="center"/>
          </w:tcPr>
          <w:p w14:paraId="72E49A54" w14:textId="77777777" w:rsidR="009D024F" w:rsidRPr="00A57033" w:rsidRDefault="009D024F" w:rsidP="00E133E2">
            <w:pPr>
              <w:spacing w:line="276" w:lineRule="auto"/>
              <w:jc w:val="center"/>
              <w:rPr>
                <w:sz w:val="16"/>
                <w:szCs w:val="16"/>
                <w:lang w:val="vi-VN"/>
              </w:rPr>
            </w:pPr>
            <w:r w:rsidRPr="00A57033">
              <w:rPr>
                <w:sz w:val="16"/>
                <w:szCs w:val="16"/>
                <w:lang w:val="vi-VN"/>
              </w:rPr>
              <w:t>MSLE</w:t>
            </w:r>
          </w:p>
        </w:tc>
        <w:tc>
          <w:tcPr>
            <w:tcW w:w="656" w:type="dxa"/>
            <w:vAlign w:val="center"/>
          </w:tcPr>
          <w:p w14:paraId="47016B59" w14:textId="77777777" w:rsidR="009D024F" w:rsidRPr="00A57033" w:rsidRDefault="009D024F" w:rsidP="00E133E2">
            <w:pPr>
              <w:spacing w:line="276" w:lineRule="auto"/>
              <w:jc w:val="center"/>
              <w:rPr>
                <w:sz w:val="16"/>
                <w:szCs w:val="16"/>
                <w:lang w:val="vi-VN"/>
              </w:rPr>
            </w:pPr>
            <w:r w:rsidRPr="00A57033">
              <w:rPr>
                <w:sz w:val="16"/>
                <w:szCs w:val="16"/>
                <w:lang w:val="vi-VN"/>
              </w:rPr>
              <w:t>1.102</w:t>
            </w:r>
          </w:p>
        </w:tc>
        <w:tc>
          <w:tcPr>
            <w:tcW w:w="576" w:type="dxa"/>
            <w:vAlign w:val="center"/>
          </w:tcPr>
          <w:p w14:paraId="1C7FFF4A" w14:textId="77777777" w:rsidR="009D024F" w:rsidRPr="00A57033" w:rsidRDefault="009D024F" w:rsidP="00E133E2">
            <w:pPr>
              <w:spacing w:line="276" w:lineRule="auto"/>
              <w:jc w:val="center"/>
              <w:rPr>
                <w:sz w:val="16"/>
                <w:szCs w:val="16"/>
                <w:lang w:val="vi-VN"/>
              </w:rPr>
            </w:pPr>
            <w:r w:rsidRPr="00A57033">
              <w:rPr>
                <w:sz w:val="16"/>
                <w:szCs w:val="16"/>
                <w:lang w:val="vi-VN"/>
              </w:rPr>
              <w:t>1.13</w:t>
            </w:r>
          </w:p>
        </w:tc>
        <w:tc>
          <w:tcPr>
            <w:tcW w:w="576" w:type="dxa"/>
            <w:vAlign w:val="center"/>
          </w:tcPr>
          <w:p w14:paraId="75717812" w14:textId="77777777" w:rsidR="009D024F" w:rsidRPr="00A57033" w:rsidRDefault="009D024F" w:rsidP="00E133E2">
            <w:pPr>
              <w:spacing w:line="276" w:lineRule="auto"/>
              <w:jc w:val="center"/>
              <w:rPr>
                <w:sz w:val="16"/>
                <w:szCs w:val="16"/>
                <w:lang w:val="vi-VN"/>
              </w:rPr>
            </w:pPr>
            <w:r w:rsidRPr="00A57033">
              <w:rPr>
                <w:sz w:val="16"/>
                <w:szCs w:val="16"/>
                <w:lang w:val="vi-VN"/>
              </w:rPr>
              <w:t>0.402</w:t>
            </w:r>
          </w:p>
        </w:tc>
        <w:tc>
          <w:tcPr>
            <w:tcW w:w="249" w:type="dxa"/>
            <w:vAlign w:val="center"/>
          </w:tcPr>
          <w:p w14:paraId="1D18419A" w14:textId="77777777" w:rsidR="009D024F" w:rsidRPr="00A57033" w:rsidRDefault="009D024F" w:rsidP="00E133E2">
            <w:pPr>
              <w:spacing w:line="276" w:lineRule="auto"/>
              <w:jc w:val="center"/>
              <w:rPr>
                <w:sz w:val="16"/>
                <w:szCs w:val="16"/>
                <w:lang w:val="vi-VN"/>
              </w:rPr>
            </w:pPr>
            <w:r w:rsidRPr="00A57033">
              <w:rPr>
                <w:sz w:val="16"/>
                <w:szCs w:val="16"/>
                <w:lang w:val="vi-VN"/>
              </w:rPr>
              <w:t>0.505</w:t>
            </w:r>
          </w:p>
        </w:tc>
        <w:tc>
          <w:tcPr>
            <w:tcW w:w="903" w:type="dxa"/>
            <w:vAlign w:val="center"/>
          </w:tcPr>
          <w:p w14:paraId="46997C8C" w14:textId="77777777" w:rsidR="009D024F" w:rsidRPr="00A57033" w:rsidRDefault="009D024F" w:rsidP="00E133E2">
            <w:pPr>
              <w:spacing w:line="276" w:lineRule="auto"/>
              <w:jc w:val="center"/>
              <w:rPr>
                <w:sz w:val="16"/>
                <w:szCs w:val="16"/>
                <w:lang w:val="vi-VN"/>
              </w:rPr>
            </w:pPr>
            <w:r w:rsidRPr="00A57033">
              <w:rPr>
                <w:sz w:val="16"/>
                <w:szCs w:val="16"/>
                <w:lang w:val="vi-VN"/>
              </w:rPr>
              <w:t>0.044</w:t>
            </w:r>
          </w:p>
        </w:tc>
        <w:tc>
          <w:tcPr>
            <w:tcW w:w="581" w:type="dxa"/>
            <w:vAlign w:val="center"/>
          </w:tcPr>
          <w:p w14:paraId="094BEB44" w14:textId="77777777" w:rsidR="009D024F" w:rsidRPr="00A57033" w:rsidRDefault="009D024F" w:rsidP="00E133E2">
            <w:pPr>
              <w:spacing w:line="276" w:lineRule="auto"/>
              <w:jc w:val="center"/>
              <w:rPr>
                <w:sz w:val="16"/>
                <w:szCs w:val="16"/>
                <w:lang w:val="vi-VN"/>
              </w:rPr>
            </w:pPr>
            <w:r w:rsidRPr="00A57033">
              <w:rPr>
                <w:sz w:val="16"/>
                <w:szCs w:val="16"/>
                <w:lang w:val="vi-VN"/>
              </w:rPr>
              <w:t>0.154</w:t>
            </w:r>
          </w:p>
        </w:tc>
      </w:tr>
      <w:tr w:rsidR="009D024F" w:rsidRPr="00A57033" w14:paraId="299C6320" w14:textId="77777777" w:rsidTr="00023FC2">
        <w:trPr>
          <w:trHeight w:val="212"/>
        </w:trPr>
        <w:tc>
          <w:tcPr>
            <w:tcW w:w="821" w:type="dxa"/>
            <w:vMerge w:val="restart"/>
            <w:vAlign w:val="center"/>
          </w:tcPr>
          <w:p w14:paraId="08A17301" w14:textId="77777777" w:rsidR="009D024F" w:rsidRPr="00A57033" w:rsidRDefault="009D024F" w:rsidP="00E133E2">
            <w:pPr>
              <w:spacing w:line="276" w:lineRule="auto"/>
              <w:jc w:val="center"/>
              <w:rPr>
                <w:sz w:val="16"/>
                <w:szCs w:val="16"/>
                <w:lang w:val="vi-VN"/>
              </w:rPr>
            </w:pPr>
            <w:r w:rsidRPr="00A57033">
              <w:rPr>
                <w:sz w:val="16"/>
                <w:szCs w:val="16"/>
                <w:lang w:val="vi-VN"/>
              </w:rPr>
              <w:t>GRU</w:t>
            </w:r>
          </w:p>
        </w:tc>
        <w:tc>
          <w:tcPr>
            <w:tcW w:w="661" w:type="dxa"/>
            <w:vAlign w:val="center"/>
          </w:tcPr>
          <w:p w14:paraId="34C5A3B0" w14:textId="77777777" w:rsidR="009D024F" w:rsidRPr="00A57033" w:rsidRDefault="009D024F" w:rsidP="00E133E2">
            <w:pPr>
              <w:spacing w:line="276" w:lineRule="auto"/>
              <w:jc w:val="center"/>
              <w:rPr>
                <w:sz w:val="16"/>
                <w:szCs w:val="16"/>
                <w:lang w:val="vi-VN"/>
              </w:rPr>
            </w:pPr>
            <w:r w:rsidRPr="00A57033">
              <w:rPr>
                <w:sz w:val="16"/>
                <w:szCs w:val="16"/>
                <w:lang w:val="vi-VN"/>
              </w:rPr>
              <w:t>MAPE</w:t>
            </w:r>
          </w:p>
        </w:tc>
        <w:tc>
          <w:tcPr>
            <w:tcW w:w="656" w:type="dxa"/>
            <w:vAlign w:val="center"/>
          </w:tcPr>
          <w:p w14:paraId="1D2564DE" w14:textId="008799D3" w:rsidR="009D024F" w:rsidRPr="00A57033" w:rsidRDefault="00D867B7" w:rsidP="00E133E2">
            <w:pPr>
              <w:spacing w:line="276" w:lineRule="auto"/>
              <w:jc w:val="center"/>
              <w:rPr>
                <w:sz w:val="16"/>
                <w:szCs w:val="16"/>
                <w:lang w:val="vi-VN"/>
              </w:rPr>
            </w:pPr>
            <w:r w:rsidRPr="00A57033">
              <w:rPr>
                <w:sz w:val="16"/>
                <w:szCs w:val="16"/>
                <w:lang w:val="vi-VN"/>
              </w:rPr>
              <w:t>0.046</w:t>
            </w:r>
          </w:p>
        </w:tc>
        <w:tc>
          <w:tcPr>
            <w:tcW w:w="576" w:type="dxa"/>
            <w:vAlign w:val="center"/>
          </w:tcPr>
          <w:p w14:paraId="3E9B4887" w14:textId="72B162E2" w:rsidR="009D024F" w:rsidRPr="00A57033" w:rsidRDefault="000D5EE7" w:rsidP="00E133E2">
            <w:pPr>
              <w:spacing w:line="276" w:lineRule="auto"/>
              <w:jc w:val="center"/>
              <w:rPr>
                <w:sz w:val="16"/>
                <w:szCs w:val="16"/>
                <w:lang w:val="vi-VN"/>
              </w:rPr>
            </w:pPr>
            <w:r w:rsidRPr="00A57033">
              <w:rPr>
                <w:sz w:val="16"/>
                <w:szCs w:val="16"/>
                <w:lang w:val="vi-VN"/>
              </w:rPr>
              <w:t>0.053</w:t>
            </w:r>
          </w:p>
        </w:tc>
        <w:tc>
          <w:tcPr>
            <w:tcW w:w="576" w:type="dxa"/>
            <w:vAlign w:val="center"/>
          </w:tcPr>
          <w:p w14:paraId="663A3F81" w14:textId="065747F3" w:rsidR="009D024F" w:rsidRPr="00A57033" w:rsidRDefault="00D867B7" w:rsidP="00E133E2">
            <w:pPr>
              <w:spacing w:line="276" w:lineRule="auto"/>
              <w:jc w:val="center"/>
              <w:rPr>
                <w:sz w:val="16"/>
                <w:szCs w:val="16"/>
                <w:lang w:val="vi-VN"/>
              </w:rPr>
            </w:pPr>
            <w:r w:rsidRPr="00A57033">
              <w:rPr>
                <w:sz w:val="16"/>
                <w:szCs w:val="16"/>
                <w:lang w:val="vi-VN"/>
              </w:rPr>
              <w:t>0.043</w:t>
            </w:r>
          </w:p>
        </w:tc>
        <w:tc>
          <w:tcPr>
            <w:tcW w:w="249" w:type="dxa"/>
            <w:vAlign w:val="center"/>
          </w:tcPr>
          <w:p w14:paraId="63A3173F" w14:textId="2C98806B" w:rsidR="009D024F" w:rsidRPr="00A57033" w:rsidRDefault="00AE44E0" w:rsidP="00E133E2">
            <w:pPr>
              <w:spacing w:line="276" w:lineRule="auto"/>
              <w:jc w:val="center"/>
              <w:rPr>
                <w:sz w:val="16"/>
                <w:szCs w:val="16"/>
                <w:lang w:val="vi-VN"/>
              </w:rPr>
            </w:pPr>
            <w:r w:rsidRPr="00A57033">
              <w:rPr>
                <w:sz w:val="16"/>
                <w:szCs w:val="16"/>
                <w:lang w:val="vi-VN"/>
              </w:rPr>
              <w:t>0.057</w:t>
            </w:r>
          </w:p>
        </w:tc>
        <w:tc>
          <w:tcPr>
            <w:tcW w:w="903" w:type="dxa"/>
            <w:vAlign w:val="center"/>
          </w:tcPr>
          <w:p w14:paraId="02BFAE7F" w14:textId="47BBD2C1" w:rsidR="009D024F" w:rsidRPr="00A57033" w:rsidRDefault="001F4FC7" w:rsidP="00E133E2">
            <w:pPr>
              <w:spacing w:line="276" w:lineRule="auto"/>
              <w:jc w:val="center"/>
              <w:rPr>
                <w:sz w:val="16"/>
                <w:szCs w:val="16"/>
                <w:lang w:val="vi-VN"/>
              </w:rPr>
            </w:pPr>
            <w:r w:rsidRPr="00A57033">
              <w:rPr>
                <w:sz w:val="16"/>
                <w:szCs w:val="16"/>
                <w:lang w:val="vi-VN"/>
              </w:rPr>
              <w:t>0.024</w:t>
            </w:r>
          </w:p>
        </w:tc>
        <w:tc>
          <w:tcPr>
            <w:tcW w:w="581" w:type="dxa"/>
            <w:vAlign w:val="center"/>
          </w:tcPr>
          <w:p w14:paraId="0E95F31D" w14:textId="7C0BC193" w:rsidR="009D024F" w:rsidRPr="00A57033" w:rsidRDefault="003C69D4" w:rsidP="00E133E2">
            <w:pPr>
              <w:spacing w:line="276" w:lineRule="auto"/>
              <w:jc w:val="center"/>
              <w:rPr>
                <w:sz w:val="16"/>
                <w:szCs w:val="16"/>
                <w:lang w:val="vi-VN"/>
              </w:rPr>
            </w:pPr>
            <w:r w:rsidRPr="00A57033">
              <w:rPr>
                <w:sz w:val="16"/>
                <w:szCs w:val="16"/>
                <w:lang w:val="vi-VN"/>
              </w:rPr>
              <w:t>0.024</w:t>
            </w:r>
          </w:p>
        </w:tc>
      </w:tr>
      <w:tr w:rsidR="009D024F" w:rsidRPr="00A57033" w14:paraId="1F359351" w14:textId="77777777" w:rsidTr="00023FC2">
        <w:trPr>
          <w:trHeight w:val="212"/>
        </w:trPr>
        <w:tc>
          <w:tcPr>
            <w:tcW w:w="821" w:type="dxa"/>
            <w:vMerge/>
            <w:vAlign w:val="center"/>
          </w:tcPr>
          <w:p w14:paraId="6F9386F5" w14:textId="77777777" w:rsidR="009D024F" w:rsidRPr="00A57033" w:rsidRDefault="009D024F" w:rsidP="00E133E2">
            <w:pPr>
              <w:spacing w:line="276" w:lineRule="auto"/>
              <w:jc w:val="center"/>
              <w:rPr>
                <w:sz w:val="16"/>
                <w:szCs w:val="16"/>
                <w:lang w:val="vi-VN"/>
              </w:rPr>
            </w:pPr>
          </w:p>
        </w:tc>
        <w:tc>
          <w:tcPr>
            <w:tcW w:w="661" w:type="dxa"/>
            <w:vAlign w:val="center"/>
          </w:tcPr>
          <w:p w14:paraId="09AD5806" w14:textId="77777777" w:rsidR="009D024F" w:rsidRPr="00A57033" w:rsidRDefault="009D024F" w:rsidP="00E133E2">
            <w:pPr>
              <w:spacing w:line="276" w:lineRule="auto"/>
              <w:jc w:val="center"/>
              <w:rPr>
                <w:sz w:val="16"/>
                <w:szCs w:val="16"/>
                <w:lang w:val="vi-VN"/>
              </w:rPr>
            </w:pPr>
            <w:r w:rsidRPr="00A57033">
              <w:rPr>
                <w:sz w:val="16"/>
                <w:szCs w:val="16"/>
                <w:lang w:val="vi-VN"/>
              </w:rPr>
              <w:t>RMSE</w:t>
            </w:r>
          </w:p>
        </w:tc>
        <w:tc>
          <w:tcPr>
            <w:tcW w:w="656" w:type="dxa"/>
            <w:vAlign w:val="center"/>
          </w:tcPr>
          <w:p w14:paraId="5A168AC3" w14:textId="1E97DA53" w:rsidR="009D024F" w:rsidRPr="00A57033" w:rsidRDefault="00D867B7" w:rsidP="00E133E2">
            <w:pPr>
              <w:spacing w:line="276" w:lineRule="auto"/>
              <w:jc w:val="center"/>
              <w:rPr>
                <w:sz w:val="16"/>
                <w:szCs w:val="16"/>
                <w:lang w:val="vi-VN"/>
              </w:rPr>
            </w:pPr>
            <w:r w:rsidRPr="00A57033">
              <w:rPr>
                <w:sz w:val="16"/>
                <w:szCs w:val="16"/>
                <w:lang w:val="vi-VN"/>
              </w:rPr>
              <w:t>3.832</w:t>
            </w:r>
          </w:p>
        </w:tc>
        <w:tc>
          <w:tcPr>
            <w:tcW w:w="576" w:type="dxa"/>
            <w:vAlign w:val="center"/>
          </w:tcPr>
          <w:p w14:paraId="2DD6379A" w14:textId="358910D0" w:rsidR="009D024F" w:rsidRPr="00A57033" w:rsidRDefault="000D5EE7" w:rsidP="00E133E2">
            <w:pPr>
              <w:spacing w:line="276" w:lineRule="auto"/>
              <w:jc w:val="center"/>
              <w:rPr>
                <w:sz w:val="16"/>
                <w:szCs w:val="16"/>
                <w:lang w:val="vi-VN"/>
              </w:rPr>
            </w:pPr>
            <w:r w:rsidRPr="00A57033">
              <w:rPr>
                <w:sz w:val="16"/>
                <w:szCs w:val="16"/>
                <w:lang w:val="vi-VN"/>
              </w:rPr>
              <w:t>4.467</w:t>
            </w:r>
          </w:p>
        </w:tc>
        <w:tc>
          <w:tcPr>
            <w:tcW w:w="576" w:type="dxa"/>
            <w:vAlign w:val="center"/>
          </w:tcPr>
          <w:p w14:paraId="0E1FE3D8" w14:textId="768E7ABD" w:rsidR="009D024F" w:rsidRPr="00A57033" w:rsidRDefault="001F4FC7" w:rsidP="00E133E2">
            <w:pPr>
              <w:spacing w:line="276" w:lineRule="auto"/>
              <w:jc w:val="center"/>
              <w:rPr>
                <w:sz w:val="16"/>
                <w:szCs w:val="16"/>
                <w:lang w:val="vi-VN"/>
              </w:rPr>
            </w:pPr>
            <w:r w:rsidRPr="00A57033">
              <w:rPr>
                <w:sz w:val="16"/>
                <w:szCs w:val="16"/>
                <w:lang w:val="vi-VN"/>
              </w:rPr>
              <w:t>1.508</w:t>
            </w:r>
          </w:p>
        </w:tc>
        <w:tc>
          <w:tcPr>
            <w:tcW w:w="249" w:type="dxa"/>
            <w:vAlign w:val="center"/>
          </w:tcPr>
          <w:p w14:paraId="78748139" w14:textId="74DE0B41" w:rsidR="009D024F" w:rsidRPr="00A57033" w:rsidRDefault="003C69D4" w:rsidP="00E133E2">
            <w:pPr>
              <w:spacing w:line="276" w:lineRule="auto"/>
              <w:jc w:val="center"/>
              <w:rPr>
                <w:sz w:val="16"/>
                <w:szCs w:val="16"/>
                <w:lang w:val="vi-VN"/>
              </w:rPr>
            </w:pPr>
            <w:r w:rsidRPr="00A57033">
              <w:rPr>
                <w:sz w:val="16"/>
                <w:szCs w:val="16"/>
                <w:lang w:val="vi-VN"/>
              </w:rPr>
              <w:t>1.891</w:t>
            </w:r>
          </w:p>
        </w:tc>
        <w:tc>
          <w:tcPr>
            <w:tcW w:w="903" w:type="dxa"/>
            <w:vAlign w:val="center"/>
          </w:tcPr>
          <w:p w14:paraId="288E6AE9" w14:textId="1F895F32" w:rsidR="009D024F" w:rsidRPr="00A57033" w:rsidRDefault="001F4FC7" w:rsidP="00E133E2">
            <w:pPr>
              <w:spacing w:line="276" w:lineRule="auto"/>
              <w:jc w:val="center"/>
              <w:rPr>
                <w:sz w:val="16"/>
                <w:szCs w:val="16"/>
                <w:lang w:val="vi-VN"/>
              </w:rPr>
            </w:pPr>
            <w:r w:rsidRPr="00A57033">
              <w:rPr>
                <w:sz w:val="16"/>
                <w:szCs w:val="16"/>
                <w:lang w:val="vi-VN"/>
              </w:rPr>
              <w:t>2.552</w:t>
            </w:r>
          </w:p>
        </w:tc>
        <w:tc>
          <w:tcPr>
            <w:tcW w:w="581" w:type="dxa"/>
            <w:vAlign w:val="center"/>
          </w:tcPr>
          <w:p w14:paraId="7AA82237" w14:textId="1A091030" w:rsidR="009D024F" w:rsidRPr="00A57033" w:rsidRDefault="003C69D4" w:rsidP="00E133E2">
            <w:pPr>
              <w:spacing w:line="276" w:lineRule="auto"/>
              <w:jc w:val="center"/>
              <w:rPr>
                <w:sz w:val="16"/>
                <w:szCs w:val="16"/>
                <w:lang w:val="vi-VN"/>
              </w:rPr>
            </w:pPr>
            <w:r w:rsidRPr="00A57033">
              <w:rPr>
                <w:sz w:val="16"/>
                <w:szCs w:val="16"/>
                <w:lang w:val="vi-VN"/>
              </w:rPr>
              <w:t>2.553</w:t>
            </w:r>
          </w:p>
        </w:tc>
      </w:tr>
      <w:tr w:rsidR="009D024F" w:rsidRPr="00A57033" w14:paraId="77D56C51" w14:textId="77777777" w:rsidTr="00023FC2">
        <w:trPr>
          <w:trHeight w:val="212"/>
        </w:trPr>
        <w:tc>
          <w:tcPr>
            <w:tcW w:w="821" w:type="dxa"/>
            <w:vMerge/>
            <w:vAlign w:val="center"/>
          </w:tcPr>
          <w:p w14:paraId="65613D4D" w14:textId="77777777" w:rsidR="009D024F" w:rsidRPr="00A57033" w:rsidRDefault="009D024F" w:rsidP="00E133E2">
            <w:pPr>
              <w:spacing w:line="276" w:lineRule="auto"/>
              <w:jc w:val="center"/>
              <w:rPr>
                <w:sz w:val="16"/>
                <w:szCs w:val="16"/>
                <w:lang w:val="vi-VN"/>
              </w:rPr>
            </w:pPr>
          </w:p>
        </w:tc>
        <w:tc>
          <w:tcPr>
            <w:tcW w:w="661" w:type="dxa"/>
            <w:vAlign w:val="center"/>
          </w:tcPr>
          <w:p w14:paraId="5E79999F" w14:textId="77777777" w:rsidR="009D024F" w:rsidRPr="00A57033" w:rsidRDefault="009D024F" w:rsidP="00E133E2">
            <w:pPr>
              <w:spacing w:line="276" w:lineRule="auto"/>
              <w:jc w:val="center"/>
              <w:rPr>
                <w:sz w:val="16"/>
                <w:szCs w:val="16"/>
                <w:lang w:val="vi-VN"/>
              </w:rPr>
            </w:pPr>
            <w:r w:rsidRPr="00A57033">
              <w:rPr>
                <w:sz w:val="16"/>
                <w:szCs w:val="16"/>
                <w:lang w:val="vi-VN"/>
              </w:rPr>
              <w:t>MSLE</w:t>
            </w:r>
          </w:p>
        </w:tc>
        <w:tc>
          <w:tcPr>
            <w:tcW w:w="656" w:type="dxa"/>
            <w:vAlign w:val="center"/>
          </w:tcPr>
          <w:p w14:paraId="7A07631E" w14:textId="71C9A15F" w:rsidR="009D024F" w:rsidRPr="00A57033" w:rsidRDefault="00D867B7" w:rsidP="00E133E2">
            <w:pPr>
              <w:spacing w:line="276" w:lineRule="auto"/>
              <w:jc w:val="center"/>
              <w:rPr>
                <w:sz w:val="16"/>
                <w:szCs w:val="16"/>
                <w:lang w:val="vi-VN"/>
              </w:rPr>
            </w:pPr>
            <w:r w:rsidRPr="00A57033">
              <w:rPr>
                <w:sz w:val="16"/>
                <w:szCs w:val="16"/>
                <w:lang w:val="vi-VN"/>
              </w:rPr>
              <w:t>0.004</w:t>
            </w:r>
          </w:p>
        </w:tc>
        <w:tc>
          <w:tcPr>
            <w:tcW w:w="576" w:type="dxa"/>
            <w:vAlign w:val="center"/>
          </w:tcPr>
          <w:p w14:paraId="0872677E" w14:textId="495F973C" w:rsidR="009D024F" w:rsidRPr="00A57033" w:rsidRDefault="000D5EE7" w:rsidP="00E133E2">
            <w:pPr>
              <w:spacing w:line="276" w:lineRule="auto"/>
              <w:jc w:val="center"/>
              <w:rPr>
                <w:sz w:val="16"/>
                <w:szCs w:val="16"/>
                <w:lang w:val="vi-VN"/>
              </w:rPr>
            </w:pPr>
            <w:r w:rsidRPr="00A57033">
              <w:rPr>
                <w:sz w:val="16"/>
                <w:szCs w:val="16"/>
                <w:lang w:val="vi-VN"/>
              </w:rPr>
              <w:t>0.006</w:t>
            </w:r>
          </w:p>
        </w:tc>
        <w:tc>
          <w:tcPr>
            <w:tcW w:w="576" w:type="dxa"/>
            <w:vAlign w:val="center"/>
          </w:tcPr>
          <w:p w14:paraId="27F90E56" w14:textId="1BE573F8" w:rsidR="009D024F" w:rsidRPr="00A57033" w:rsidRDefault="001F4FC7" w:rsidP="00E133E2">
            <w:pPr>
              <w:spacing w:line="276" w:lineRule="auto"/>
              <w:jc w:val="center"/>
              <w:rPr>
                <w:sz w:val="16"/>
                <w:szCs w:val="16"/>
                <w:lang w:val="vi-VN"/>
              </w:rPr>
            </w:pPr>
            <w:r w:rsidRPr="00A57033">
              <w:rPr>
                <w:sz w:val="16"/>
                <w:szCs w:val="16"/>
                <w:lang w:val="vi-VN"/>
              </w:rPr>
              <w:t>0.002</w:t>
            </w:r>
          </w:p>
        </w:tc>
        <w:tc>
          <w:tcPr>
            <w:tcW w:w="249" w:type="dxa"/>
            <w:vAlign w:val="center"/>
          </w:tcPr>
          <w:p w14:paraId="18A7D09C" w14:textId="0B50BD67" w:rsidR="009D024F" w:rsidRPr="00A57033" w:rsidRDefault="003C69D4" w:rsidP="00E133E2">
            <w:pPr>
              <w:spacing w:line="276" w:lineRule="auto"/>
              <w:jc w:val="center"/>
              <w:rPr>
                <w:sz w:val="16"/>
                <w:szCs w:val="16"/>
                <w:lang w:val="vi-VN"/>
              </w:rPr>
            </w:pPr>
            <w:r w:rsidRPr="00A57033">
              <w:rPr>
                <w:sz w:val="16"/>
                <w:szCs w:val="16"/>
                <w:lang w:val="vi-VN"/>
              </w:rPr>
              <w:t>0.003</w:t>
            </w:r>
          </w:p>
        </w:tc>
        <w:tc>
          <w:tcPr>
            <w:tcW w:w="903" w:type="dxa"/>
            <w:vAlign w:val="center"/>
          </w:tcPr>
          <w:p w14:paraId="78FAC291" w14:textId="605DFE26" w:rsidR="009D024F" w:rsidRPr="00A57033" w:rsidRDefault="000D5EE7" w:rsidP="00E133E2">
            <w:pPr>
              <w:spacing w:line="276" w:lineRule="auto"/>
              <w:jc w:val="center"/>
              <w:rPr>
                <w:sz w:val="16"/>
                <w:szCs w:val="16"/>
                <w:lang w:val="vi-VN"/>
              </w:rPr>
            </w:pPr>
            <w:r w:rsidRPr="00A57033">
              <w:rPr>
                <w:sz w:val="16"/>
                <w:szCs w:val="16"/>
                <w:lang w:val="vi-VN"/>
              </w:rPr>
              <w:t>0.001</w:t>
            </w:r>
          </w:p>
        </w:tc>
        <w:tc>
          <w:tcPr>
            <w:tcW w:w="581" w:type="dxa"/>
            <w:vAlign w:val="center"/>
          </w:tcPr>
          <w:p w14:paraId="470722F8" w14:textId="68D28DB0" w:rsidR="009D024F" w:rsidRPr="00A57033" w:rsidRDefault="003C69D4" w:rsidP="00E133E2">
            <w:pPr>
              <w:spacing w:line="276" w:lineRule="auto"/>
              <w:jc w:val="center"/>
              <w:rPr>
                <w:sz w:val="16"/>
                <w:szCs w:val="16"/>
                <w:lang w:val="vi-VN"/>
              </w:rPr>
            </w:pPr>
            <w:r w:rsidRPr="00A57033">
              <w:rPr>
                <w:sz w:val="16"/>
                <w:szCs w:val="16"/>
                <w:lang w:val="vi-VN"/>
              </w:rPr>
              <w:t>0.001</w:t>
            </w:r>
          </w:p>
        </w:tc>
      </w:tr>
      <w:tr w:rsidR="009D024F" w:rsidRPr="00A57033" w14:paraId="1631A6DF" w14:textId="77777777" w:rsidTr="00023FC2">
        <w:trPr>
          <w:trHeight w:val="212"/>
        </w:trPr>
        <w:tc>
          <w:tcPr>
            <w:tcW w:w="821" w:type="dxa"/>
            <w:vMerge w:val="restart"/>
            <w:vAlign w:val="center"/>
          </w:tcPr>
          <w:p w14:paraId="51A952AA" w14:textId="77777777" w:rsidR="009D024F" w:rsidRPr="00A57033" w:rsidRDefault="009D024F" w:rsidP="00E133E2">
            <w:pPr>
              <w:spacing w:line="276" w:lineRule="auto"/>
              <w:jc w:val="center"/>
              <w:rPr>
                <w:sz w:val="16"/>
                <w:szCs w:val="16"/>
                <w:lang w:val="vi-VN"/>
              </w:rPr>
            </w:pPr>
            <w:r w:rsidRPr="00A57033">
              <w:rPr>
                <w:sz w:val="16"/>
                <w:szCs w:val="16"/>
                <w:lang w:val="vi-VN"/>
              </w:rPr>
              <w:t>ARIMA</w:t>
            </w:r>
          </w:p>
        </w:tc>
        <w:tc>
          <w:tcPr>
            <w:tcW w:w="661" w:type="dxa"/>
            <w:vAlign w:val="center"/>
          </w:tcPr>
          <w:p w14:paraId="67D52BAE" w14:textId="77777777" w:rsidR="009D024F" w:rsidRPr="00A57033" w:rsidRDefault="009D024F" w:rsidP="00E133E2">
            <w:pPr>
              <w:spacing w:line="276" w:lineRule="auto"/>
              <w:jc w:val="center"/>
              <w:rPr>
                <w:sz w:val="16"/>
                <w:szCs w:val="16"/>
                <w:lang w:val="vi-VN"/>
              </w:rPr>
            </w:pPr>
            <w:r w:rsidRPr="00A57033">
              <w:rPr>
                <w:sz w:val="16"/>
                <w:szCs w:val="16"/>
                <w:lang w:val="vi-VN"/>
              </w:rPr>
              <w:t>MAPE</w:t>
            </w:r>
          </w:p>
        </w:tc>
        <w:tc>
          <w:tcPr>
            <w:tcW w:w="656" w:type="dxa"/>
            <w:vAlign w:val="center"/>
          </w:tcPr>
          <w:p w14:paraId="77F9AFF0" w14:textId="77777777" w:rsidR="009D024F" w:rsidRPr="00A57033" w:rsidRDefault="009D024F" w:rsidP="00E133E2">
            <w:pPr>
              <w:spacing w:line="276" w:lineRule="auto"/>
              <w:jc w:val="center"/>
              <w:rPr>
                <w:sz w:val="16"/>
                <w:szCs w:val="16"/>
                <w:lang w:val="vi-VN"/>
              </w:rPr>
            </w:pPr>
            <w:r w:rsidRPr="00A57033">
              <w:rPr>
                <w:sz w:val="16"/>
                <w:szCs w:val="16"/>
                <w:lang w:val="vi-VN"/>
              </w:rPr>
              <w:t>0.79</w:t>
            </w:r>
          </w:p>
        </w:tc>
        <w:tc>
          <w:tcPr>
            <w:tcW w:w="576" w:type="dxa"/>
            <w:vAlign w:val="center"/>
          </w:tcPr>
          <w:p w14:paraId="40DF8273" w14:textId="77777777" w:rsidR="009D024F" w:rsidRPr="00A57033" w:rsidRDefault="009D024F" w:rsidP="00E133E2">
            <w:pPr>
              <w:spacing w:line="276" w:lineRule="auto"/>
              <w:jc w:val="center"/>
              <w:rPr>
                <w:sz w:val="16"/>
                <w:szCs w:val="16"/>
                <w:lang w:val="vi-VN"/>
              </w:rPr>
            </w:pPr>
            <w:r w:rsidRPr="00A57033">
              <w:rPr>
                <w:sz w:val="16"/>
                <w:szCs w:val="16"/>
                <w:lang w:val="vi-VN"/>
              </w:rPr>
              <w:t>1.617</w:t>
            </w:r>
          </w:p>
        </w:tc>
        <w:tc>
          <w:tcPr>
            <w:tcW w:w="576" w:type="dxa"/>
            <w:vAlign w:val="center"/>
          </w:tcPr>
          <w:p w14:paraId="599C3DC8" w14:textId="77777777" w:rsidR="009D024F" w:rsidRPr="00A57033" w:rsidRDefault="009D024F" w:rsidP="00E133E2">
            <w:pPr>
              <w:spacing w:line="276" w:lineRule="auto"/>
              <w:jc w:val="center"/>
              <w:rPr>
                <w:sz w:val="16"/>
                <w:szCs w:val="16"/>
                <w:lang w:val="vi-VN"/>
              </w:rPr>
            </w:pPr>
            <w:r w:rsidRPr="00A57033">
              <w:rPr>
                <w:sz w:val="16"/>
                <w:szCs w:val="16"/>
                <w:lang w:val="vi-VN"/>
              </w:rPr>
              <w:t>0.656</w:t>
            </w:r>
          </w:p>
        </w:tc>
        <w:tc>
          <w:tcPr>
            <w:tcW w:w="249" w:type="dxa"/>
            <w:vAlign w:val="center"/>
          </w:tcPr>
          <w:p w14:paraId="59FB10D9" w14:textId="77777777" w:rsidR="009D024F" w:rsidRPr="00A57033" w:rsidRDefault="009D024F" w:rsidP="00E133E2">
            <w:pPr>
              <w:spacing w:line="276" w:lineRule="auto"/>
              <w:jc w:val="center"/>
              <w:rPr>
                <w:sz w:val="16"/>
                <w:szCs w:val="16"/>
                <w:lang w:val="vi-VN"/>
              </w:rPr>
            </w:pPr>
            <w:r w:rsidRPr="00A57033">
              <w:rPr>
                <w:sz w:val="16"/>
                <w:szCs w:val="16"/>
                <w:lang w:val="vi-VN"/>
              </w:rPr>
              <w:t>0.832</w:t>
            </w:r>
          </w:p>
        </w:tc>
        <w:tc>
          <w:tcPr>
            <w:tcW w:w="903" w:type="dxa"/>
            <w:vAlign w:val="center"/>
          </w:tcPr>
          <w:p w14:paraId="0FC243F4" w14:textId="77777777" w:rsidR="009D024F" w:rsidRPr="00A57033" w:rsidRDefault="009D024F" w:rsidP="00E133E2">
            <w:pPr>
              <w:spacing w:line="276" w:lineRule="auto"/>
              <w:jc w:val="center"/>
              <w:rPr>
                <w:sz w:val="16"/>
                <w:szCs w:val="16"/>
                <w:lang w:val="vi-VN"/>
              </w:rPr>
            </w:pPr>
            <w:r w:rsidRPr="00A57033">
              <w:rPr>
                <w:sz w:val="16"/>
                <w:szCs w:val="16"/>
                <w:lang w:val="vi-VN"/>
              </w:rPr>
              <w:t>0.186</w:t>
            </w:r>
          </w:p>
        </w:tc>
        <w:tc>
          <w:tcPr>
            <w:tcW w:w="581" w:type="dxa"/>
            <w:vAlign w:val="center"/>
          </w:tcPr>
          <w:p w14:paraId="2AB5A96E" w14:textId="77777777" w:rsidR="009D024F" w:rsidRPr="00A57033" w:rsidRDefault="009D024F" w:rsidP="00E133E2">
            <w:pPr>
              <w:spacing w:line="276" w:lineRule="auto"/>
              <w:jc w:val="center"/>
              <w:rPr>
                <w:sz w:val="16"/>
                <w:szCs w:val="16"/>
                <w:lang w:val="vi-VN"/>
              </w:rPr>
            </w:pPr>
            <w:r w:rsidRPr="00A57033">
              <w:rPr>
                <w:sz w:val="16"/>
                <w:szCs w:val="16"/>
                <w:lang w:val="vi-VN"/>
              </w:rPr>
              <w:t>0.211</w:t>
            </w:r>
          </w:p>
        </w:tc>
      </w:tr>
      <w:tr w:rsidR="009D024F" w:rsidRPr="00A57033" w14:paraId="0E7CCC51" w14:textId="77777777" w:rsidTr="00023FC2">
        <w:trPr>
          <w:trHeight w:val="212"/>
        </w:trPr>
        <w:tc>
          <w:tcPr>
            <w:tcW w:w="821" w:type="dxa"/>
            <w:vMerge/>
            <w:vAlign w:val="center"/>
          </w:tcPr>
          <w:p w14:paraId="09DB7E8C" w14:textId="77777777" w:rsidR="009D024F" w:rsidRPr="00A57033" w:rsidRDefault="009D024F" w:rsidP="00E133E2">
            <w:pPr>
              <w:spacing w:line="276" w:lineRule="auto"/>
              <w:jc w:val="center"/>
              <w:rPr>
                <w:sz w:val="16"/>
                <w:szCs w:val="16"/>
                <w:lang w:val="vi-VN"/>
              </w:rPr>
            </w:pPr>
          </w:p>
        </w:tc>
        <w:tc>
          <w:tcPr>
            <w:tcW w:w="661" w:type="dxa"/>
            <w:vAlign w:val="center"/>
          </w:tcPr>
          <w:p w14:paraId="449289EA" w14:textId="77777777" w:rsidR="009D024F" w:rsidRPr="00A57033" w:rsidRDefault="009D024F" w:rsidP="00E133E2">
            <w:pPr>
              <w:spacing w:line="276" w:lineRule="auto"/>
              <w:jc w:val="center"/>
              <w:rPr>
                <w:sz w:val="16"/>
                <w:szCs w:val="16"/>
                <w:lang w:val="vi-VN"/>
              </w:rPr>
            </w:pPr>
            <w:r w:rsidRPr="00A57033">
              <w:rPr>
                <w:sz w:val="16"/>
                <w:szCs w:val="16"/>
                <w:lang w:val="vi-VN"/>
              </w:rPr>
              <w:t>RMSE</w:t>
            </w:r>
          </w:p>
        </w:tc>
        <w:tc>
          <w:tcPr>
            <w:tcW w:w="656" w:type="dxa"/>
            <w:vAlign w:val="center"/>
          </w:tcPr>
          <w:p w14:paraId="44C1B3AB" w14:textId="77777777" w:rsidR="009D024F" w:rsidRPr="00A57033" w:rsidRDefault="009D024F" w:rsidP="00E133E2">
            <w:pPr>
              <w:spacing w:line="276" w:lineRule="auto"/>
              <w:jc w:val="center"/>
              <w:rPr>
                <w:sz w:val="16"/>
                <w:szCs w:val="16"/>
                <w:lang w:val="vi-VN"/>
              </w:rPr>
            </w:pPr>
            <w:r w:rsidRPr="00A57033">
              <w:rPr>
                <w:sz w:val="16"/>
                <w:szCs w:val="16"/>
                <w:lang w:val="vi-VN"/>
              </w:rPr>
              <w:t>43.424</w:t>
            </w:r>
          </w:p>
        </w:tc>
        <w:tc>
          <w:tcPr>
            <w:tcW w:w="576" w:type="dxa"/>
            <w:vAlign w:val="center"/>
          </w:tcPr>
          <w:p w14:paraId="561682E8" w14:textId="77777777" w:rsidR="009D024F" w:rsidRPr="00A57033" w:rsidRDefault="009D024F" w:rsidP="00E133E2">
            <w:pPr>
              <w:spacing w:line="276" w:lineRule="auto"/>
              <w:jc w:val="center"/>
              <w:rPr>
                <w:sz w:val="16"/>
                <w:szCs w:val="16"/>
                <w:lang w:val="vi-VN"/>
              </w:rPr>
            </w:pPr>
            <w:r w:rsidRPr="00A57033">
              <w:rPr>
                <w:sz w:val="16"/>
                <w:szCs w:val="16"/>
                <w:lang w:val="vi-VN"/>
              </w:rPr>
              <w:t>88.4</w:t>
            </w:r>
          </w:p>
        </w:tc>
        <w:tc>
          <w:tcPr>
            <w:tcW w:w="576" w:type="dxa"/>
            <w:vAlign w:val="center"/>
          </w:tcPr>
          <w:p w14:paraId="38A8EBAD" w14:textId="77777777" w:rsidR="009D024F" w:rsidRPr="00A57033" w:rsidRDefault="009D024F" w:rsidP="00E133E2">
            <w:pPr>
              <w:spacing w:line="276" w:lineRule="auto"/>
              <w:jc w:val="center"/>
              <w:rPr>
                <w:sz w:val="16"/>
                <w:szCs w:val="16"/>
                <w:lang w:val="vi-VN"/>
              </w:rPr>
            </w:pPr>
            <w:r w:rsidRPr="00A57033">
              <w:rPr>
                <w:sz w:val="16"/>
                <w:szCs w:val="16"/>
                <w:lang w:val="vi-VN"/>
              </w:rPr>
              <w:t>19.3</w:t>
            </w:r>
          </w:p>
        </w:tc>
        <w:tc>
          <w:tcPr>
            <w:tcW w:w="249" w:type="dxa"/>
            <w:vAlign w:val="center"/>
          </w:tcPr>
          <w:p w14:paraId="43662D2E" w14:textId="77777777" w:rsidR="009D024F" w:rsidRPr="00A57033" w:rsidRDefault="009D024F" w:rsidP="00E133E2">
            <w:pPr>
              <w:spacing w:line="276" w:lineRule="auto"/>
              <w:jc w:val="center"/>
              <w:rPr>
                <w:sz w:val="16"/>
                <w:szCs w:val="16"/>
                <w:lang w:val="vi-VN"/>
              </w:rPr>
            </w:pPr>
            <w:r w:rsidRPr="00A57033">
              <w:rPr>
                <w:sz w:val="16"/>
                <w:szCs w:val="16"/>
                <w:lang w:val="vi-VN"/>
              </w:rPr>
              <w:t>24.43</w:t>
            </w:r>
          </w:p>
        </w:tc>
        <w:tc>
          <w:tcPr>
            <w:tcW w:w="903" w:type="dxa"/>
            <w:vAlign w:val="center"/>
          </w:tcPr>
          <w:p w14:paraId="41E015AD" w14:textId="77777777" w:rsidR="009D024F" w:rsidRPr="00A57033" w:rsidRDefault="009D024F" w:rsidP="00E133E2">
            <w:pPr>
              <w:spacing w:line="276" w:lineRule="auto"/>
              <w:jc w:val="center"/>
              <w:rPr>
                <w:sz w:val="16"/>
                <w:szCs w:val="16"/>
                <w:lang w:val="vi-VN"/>
              </w:rPr>
            </w:pPr>
            <w:r w:rsidRPr="00A57033">
              <w:rPr>
                <w:sz w:val="16"/>
                <w:szCs w:val="16"/>
                <w:lang w:val="vi-VN"/>
              </w:rPr>
              <w:t>21.81</w:t>
            </w:r>
          </w:p>
        </w:tc>
        <w:tc>
          <w:tcPr>
            <w:tcW w:w="581" w:type="dxa"/>
            <w:vAlign w:val="center"/>
          </w:tcPr>
          <w:p w14:paraId="4CAC7121" w14:textId="77777777" w:rsidR="009D024F" w:rsidRPr="00A57033" w:rsidRDefault="009D024F" w:rsidP="00E133E2">
            <w:pPr>
              <w:spacing w:line="276" w:lineRule="auto"/>
              <w:jc w:val="center"/>
              <w:rPr>
                <w:sz w:val="16"/>
                <w:szCs w:val="16"/>
                <w:lang w:val="vi-VN"/>
              </w:rPr>
            </w:pPr>
            <w:r w:rsidRPr="00A57033">
              <w:rPr>
                <w:sz w:val="16"/>
                <w:szCs w:val="16"/>
                <w:lang w:val="vi-VN"/>
              </w:rPr>
              <w:t>19.13</w:t>
            </w:r>
          </w:p>
        </w:tc>
      </w:tr>
      <w:tr w:rsidR="009D024F" w:rsidRPr="00A57033" w14:paraId="7E1884BA" w14:textId="77777777" w:rsidTr="00023FC2">
        <w:trPr>
          <w:trHeight w:val="212"/>
        </w:trPr>
        <w:tc>
          <w:tcPr>
            <w:tcW w:w="821" w:type="dxa"/>
            <w:vMerge/>
            <w:vAlign w:val="center"/>
          </w:tcPr>
          <w:p w14:paraId="64B70448" w14:textId="77777777" w:rsidR="009D024F" w:rsidRPr="00A57033" w:rsidRDefault="009D024F" w:rsidP="00E133E2">
            <w:pPr>
              <w:spacing w:line="276" w:lineRule="auto"/>
              <w:jc w:val="center"/>
              <w:rPr>
                <w:sz w:val="16"/>
                <w:szCs w:val="16"/>
                <w:lang w:val="vi-VN"/>
              </w:rPr>
            </w:pPr>
          </w:p>
        </w:tc>
        <w:tc>
          <w:tcPr>
            <w:tcW w:w="661" w:type="dxa"/>
            <w:vAlign w:val="center"/>
          </w:tcPr>
          <w:p w14:paraId="5C2C3B96" w14:textId="77777777" w:rsidR="009D024F" w:rsidRPr="00A57033" w:rsidRDefault="009D024F" w:rsidP="00E133E2">
            <w:pPr>
              <w:spacing w:line="276" w:lineRule="auto"/>
              <w:jc w:val="center"/>
              <w:rPr>
                <w:sz w:val="16"/>
                <w:szCs w:val="16"/>
                <w:lang w:val="vi-VN"/>
              </w:rPr>
            </w:pPr>
            <w:r w:rsidRPr="00A57033">
              <w:rPr>
                <w:sz w:val="16"/>
                <w:szCs w:val="16"/>
                <w:lang w:val="vi-VN"/>
              </w:rPr>
              <w:t>MSLE</w:t>
            </w:r>
          </w:p>
        </w:tc>
        <w:tc>
          <w:tcPr>
            <w:tcW w:w="656" w:type="dxa"/>
            <w:vAlign w:val="center"/>
          </w:tcPr>
          <w:p w14:paraId="27F6C5E1" w14:textId="77777777" w:rsidR="009D024F" w:rsidRPr="00A57033" w:rsidRDefault="009D024F" w:rsidP="00E133E2">
            <w:pPr>
              <w:spacing w:line="276" w:lineRule="auto"/>
              <w:jc w:val="center"/>
              <w:rPr>
                <w:sz w:val="16"/>
                <w:szCs w:val="16"/>
                <w:lang w:val="vi-VN"/>
              </w:rPr>
            </w:pPr>
            <w:r w:rsidRPr="00A57033">
              <w:rPr>
                <w:sz w:val="16"/>
                <w:szCs w:val="16"/>
                <w:lang w:val="vi-VN"/>
              </w:rPr>
              <w:t>0.372</w:t>
            </w:r>
          </w:p>
        </w:tc>
        <w:tc>
          <w:tcPr>
            <w:tcW w:w="576" w:type="dxa"/>
            <w:vAlign w:val="center"/>
          </w:tcPr>
          <w:p w14:paraId="41122127" w14:textId="77777777" w:rsidR="009D024F" w:rsidRPr="00A57033" w:rsidRDefault="009D024F" w:rsidP="00E133E2">
            <w:pPr>
              <w:spacing w:line="276" w:lineRule="auto"/>
              <w:jc w:val="center"/>
              <w:rPr>
                <w:sz w:val="16"/>
                <w:szCs w:val="16"/>
                <w:lang w:val="vi-VN"/>
              </w:rPr>
            </w:pPr>
            <w:r w:rsidRPr="00A57033">
              <w:rPr>
                <w:sz w:val="16"/>
                <w:szCs w:val="16"/>
                <w:lang w:val="vi-VN"/>
              </w:rPr>
              <w:t>0.92</w:t>
            </w:r>
          </w:p>
        </w:tc>
        <w:tc>
          <w:tcPr>
            <w:tcW w:w="576" w:type="dxa"/>
            <w:vAlign w:val="center"/>
          </w:tcPr>
          <w:p w14:paraId="6F8EBBE4" w14:textId="77777777" w:rsidR="009D024F" w:rsidRPr="00A57033" w:rsidRDefault="009D024F" w:rsidP="00E133E2">
            <w:pPr>
              <w:spacing w:line="276" w:lineRule="auto"/>
              <w:jc w:val="center"/>
              <w:rPr>
                <w:sz w:val="16"/>
                <w:szCs w:val="16"/>
                <w:lang w:val="vi-VN"/>
              </w:rPr>
            </w:pPr>
            <w:r w:rsidRPr="00A57033">
              <w:rPr>
                <w:sz w:val="16"/>
                <w:szCs w:val="16"/>
                <w:lang w:val="vi-VN"/>
              </w:rPr>
              <w:t>0.246</w:t>
            </w:r>
          </w:p>
        </w:tc>
        <w:tc>
          <w:tcPr>
            <w:tcW w:w="249" w:type="dxa"/>
            <w:vAlign w:val="center"/>
          </w:tcPr>
          <w:p w14:paraId="51CB1B27" w14:textId="77777777" w:rsidR="009D024F" w:rsidRPr="00A57033" w:rsidRDefault="009D024F" w:rsidP="00E133E2">
            <w:pPr>
              <w:spacing w:line="276" w:lineRule="auto"/>
              <w:jc w:val="center"/>
              <w:rPr>
                <w:sz w:val="16"/>
                <w:szCs w:val="16"/>
                <w:lang w:val="vi-VN"/>
              </w:rPr>
            </w:pPr>
            <w:r w:rsidRPr="00A57033">
              <w:rPr>
                <w:sz w:val="16"/>
                <w:szCs w:val="16"/>
                <w:lang w:val="vi-VN"/>
              </w:rPr>
              <w:t>0.353</w:t>
            </w:r>
          </w:p>
        </w:tc>
        <w:tc>
          <w:tcPr>
            <w:tcW w:w="903" w:type="dxa"/>
            <w:vAlign w:val="center"/>
          </w:tcPr>
          <w:p w14:paraId="77DD94C9" w14:textId="77777777" w:rsidR="009D024F" w:rsidRPr="00A57033" w:rsidRDefault="009D024F" w:rsidP="00E133E2">
            <w:pPr>
              <w:spacing w:line="276" w:lineRule="auto"/>
              <w:jc w:val="center"/>
              <w:rPr>
                <w:sz w:val="16"/>
                <w:szCs w:val="16"/>
                <w:lang w:val="vi-VN"/>
              </w:rPr>
            </w:pPr>
            <w:r w:rsidRPr="00A57033">
              <w:rPr>
                <w:sz w:val="16"/>
                <w:szCs w:val="16"/>
                <w:lang w:val="vi-VN"/>
              </w:rPr>
              <w:t>0.061</w:t>
            </w:r>
          </w:p>
        </w:tc>
        <w:tc>
          <w:tcPr>
            <w:tcW w:w="581" w:type="dxa"/>
            <w:vAlign w:val="center"/>
          </w:tcPr>
          <w:p w14:paraId="0AA1D943" w14:textId="77777777" w:rsidR="009D024F" w:rsidRPr="00A57033" w:rsidRDefault="009D024F" w:rsidP="00E133E2">
            <w:pPr>
              <w:spacing w:line="276" w:lineRule="auto"/>
              <w:jc w:val="center"/>
              <w:rPr>
                <w:sz w:val="16"/>
                <w:szCs w:val="16"/>
                <w:lang w:val="vi-VN"/>
              </w:rPr>
            </w:pPr>
            <w:r w:rsidRPr="00A57033">
              <w:rPr>
                <w:sz w:val="16"/>
                <w:szCs w:val="16"/>
                <w:lang w:val="vi-VN"/>
              </w:rPr>
              <w:t>0.069</w:t>
            </w:r>
          </w:p>
        </w:tc>
      </w:tr>
      <w:tr w:rsidR="009D024F" w:rsidRPr="00A57033" w14:paraId="0CC00CF1" w14:textId="77777777" w:rsidTr="00023FC2">
        <w:trPr>
          <w:trHeight w:val="212"/>
        </w:trPr>
        <w:tc>
          <w:tcPr>
            <w:tcW w:w="821" w:type="dxa"/>
            <w:vMerge w:val="restart"/>
            <w:vAlign w:val="center"/>
          </w:tcPr>
          <w:p w14:paraId="0DA8C5EA" w14:textId="77777777" w:rsidR="009D024F" w:rsidRPr="00A57033" w:rsidRDefault="009D024F" w:rsidP="00E133E2">
            <w:pPr>
              <w:spacing w:line="276" w:lineRule="auto"/>
              <w:jc w:val="center"/>
              <w:rPr>
                <w:sz w:val="16"/>
                <w:szCs w:val="16"/>
                <w:lang w:val="vi-VN"/>
              </w:rPr>
            </w:pPr>
            <w:r w:rsidRPr="00A57033">
              <w:rPr>
                <w:sz w:val="16"/>
                <w:szCs w:val="16"/>
                <w:lang w:val="vi-VN"/>
              </w:rPr>
              <w:t>ETS</w:t>
            </w:r>
          </w:p>
        </w:tc>
        <w:tc>
          <w:tcPr>
            <w:tcW w:w="661" w:type="dxa"/>
            <w:vAlign w:val="center"/>
          </w:tcPr>
          <w:p w14:paraId="1EBD5CAE" w14:textId="77777777" w:rsidR="009D024F" w:rsidRPr="00A57033" w:rsidRDefault="009D024F" w:rsidP="00E133E2">
            <w:pPr>
              <w:spacing w:line="276" w:lineRule="auto"/>
              <w:jc w:val="center"/>
              <w:rPr>
                <w:sz w:val="16"/>
                <w:szCs w:val="16"/>
                <w:lang w:val="vi-VN"/>
              </w:rPr>
            </w:pPr>
            <w:r w:rsidRPr="00A57033">
              <w:rPr>
                <w:sz w:val="16"/>
                <w:szCs w:val="16"/>
                <w:lang w:val="vi-VN"/>
              </w:rPr>
              <w:t>MAPE</w:t>
            </w:r>
          </w:p>
        </w:tc>
        <w:tc>
          <w:tcPr>
            <w:tcW w:w="656" w:type="dxa"/>
            <w:vAlign w:val="center"/>
          </w:tcPr>
          <w:p w14:paraId="61993B4D" w14:textId="77777777" w:rsidR="009D024F" w:rsidRPr="00A57033" w:rsidRDefault="009D024F" w:rsidP="00E133E2">
            <w:pPr>
              <w:spacing w:line="276" w:lineRule="auto"/>
              <w:jc w:val="center"/>
              <w:rPr>
                <w:sz w:val="16"/>
                <w:szCs w:val="16"/>
                <w:lang w:val="vi-VN"/>
              </w:rPr>
            </w:pPr>
            <w:r w:rsidRPr="00A57033">
              <w:rPr>
                <w:sz w:val="16"/>
                <w:szCs w:val="16"/>
                <w:lang w:val="vi-VN"/>
              </w:rPr>
              <w:t>0.031</w:t>
            </w:r>
          </w:p>
        </w:tc>
        <w:tc>
          <w:tcPr>
            <w:tcW w:w="576" w:type="dxa"/>
            <w:vAlign w:val="center"/>
          </w:tcPr>
          <w:p w14:paraId="4E84ECBC" w14:textId="77777777" w:rsidR="009D024F" w:rsidRPr="00A57033" w:rsidRDefault="009D024F" w:rsidP="00E133E2">
            <w:pPr>
              <w:spacing w:line="276" w:lineRule="auto"/>
              <w:jc w:val="center"/>
              <w:rPr>
                <w:sz w:val="16"/>
                <w:szCs w:val="16"/>
                <w:lang w:val="vi-VN"/>
              </w:rPr>
            </w:pPr>
            <w:r w:rsidRPr="00A57033">
              <w:rPr>
                <w:sz w:val="16"/>
                <w:szCs w:val="16"/>
                <w:lang w:val="vi-VN"/>
              </w:rPr>
              <w:t>0.031</w:t>
            </w:r>
          </w:p>
        </w:tc>
        <w:tc>
          <w:tcPr>
            <w:tcW w:w="576" w:type="dxa"/>
            <w:vAlign w:val="center"/>
          </w:tcPr>
          <w:p w14:paraId="5C7ADA7C" w14:textId="77777777" w:rsidR="009D024F" w:rsidRPr="00A57033" w:rsidRDefault="009D024F" w:rsidP="00E133E2">
            <w:pPr>
              <w:spacing w:line="276" w:lineRule="auto"/>
              <w:jc w:val="center"/>
              <w:rPr>
                <w:sz w:val="16"/>
                <w:szCs w:val="16"/>
                <w:lang w:val="vi-VN"/>
              </w:rPr>
            </w:pPr>
            <w:r w:rsidRPr="00A57033">
              <w:rPr>
                <w:sz w:val="16"/>
                <w:szCs w:val="16"/>
                <w:lang w:val="vi-VN"/>
              </w:rPr>
              <w:t>0.02</w:t>
            </w:r>
          </w:p>
        </w:tc>
        <w:tc>
          <w:tcPr>
            <w:tcW w:w="249" w:type="dxa"/>
            <w:vAlign w:val="center"/>
          </w:tcPr>
          <w:p w14:paraId="701CC05A" w14:textId="77777777" w:rsidR="009D024F" w:rsidRPr="00A57033" w:rsidRDefault="009D024F" w:rsidP="00E133E2">
            <w:pPr>
              <w:spacing w:line="276" w:lineRule="auto"/>
              <w:jc w:val="center"/>
              <w:rPr>
                <w:sz w:val="16"/>
                <w:szCs w:val="16"/>
                <w:lang w:val="vi-VN"/>
              </w:rPr>
            </w:pPr>
            <w:r w:rsidRPr="00A57033">
              <w:rPr>
                <w:sz w:val="16"/>
                <w:szCs w:val="16"/>
                <w:lang w:val="vi-VN"/>
              </w:rPr>
              <w:t>0.02</w:t>
            </w:r>
          </w:p>
        </w:tc>
        <w:tc>
          <w:tcPr>
            <w:tcW w:w="903" w:type="dxa"/>
            <w:vAlign w:val="center"/>
          </w:tcPr>
          <w:p w14:paraId="1A0C3FD3" w14:textId="77777777" w:rsidR="009D024F" w:rsidRPr="00A57033" w:rsidRDefault="009D024F" w:rsidP="00E133E2">
            <w:pPr>
              <w:spacing w:line="276" w:lineRule="auto"/>
              <w:jc w:val="center"/>
              <w:rPr>
                <w:sz w:val="16"/>
                <w:szCs w:val="16"/>
                <w:lang w:val="vi-VN"/>
              </w:rPr>
            </w:pPr>
            <w:r w:rsidRPr="00A57033">
              <w:rPr>
                <w:sz w:val="16"/>
                <w:szCs w:val="16"/>
                <w:lang w:val="vi-VN"/>
              </w:rPr>
              <w:t>0.02</w:t>
            </w:r>
          </w:p>
        </w:tc>
        <w:tc>
          <w:tcPr>
            <w:tcW w:w="581" w:type="dxa"/>
            <w:vAlign w:val="center"/>
          </w:tcPr>
          <w:p w14:paraId="62F93055" w14:textId="77777777" w:rsidR="009D024F" w:rsidRPr="00A57033" w:rsidRDefault="009D024F" w:rsidP="00E133E2">
            <w:pPr>
              <w:spacing w:line="276" w:lineRule="auto"/>
              <w:jc w:val="center"/>
              <w:rPr>
                <w:sz w:val="16"/>
                <w:szCs w:val="16"/>
                <w:lang w:val="vi-VN"/>
              </w:rPr>
            </w:pPr>
            <w:r w:rsidRPr="00A57033">
              <w:rPr>
                <w:sz w:val="16"/>
                <w:szCs w:val="16"/>
                <w:lang w:val="vi-VN"/>
              </w:rPr>
              <w:t>0.02</w:t>
            </w:r>
          </w:p>
        </w:tc>
      </w:tr>
      <w:tr w:rsidR="009D024F" w:rsidRPr="00A57033" w14:paraId="0EB6D4C7" w14:textId="77777777" w:rsidTr="00023FC2">
        <w:trPr>
          <w:trHeight w:val="212"/>
        </w:trPr>
        <w:tc>
          <w:tcPr>
            <w:tcW w:w="821" w:type="dxa"/>
            <w:vMerge/>
            <w:vAlign w:val="center"/>
          </w:tcPr>
          <w:p w14:paraId="3EBD27C8" w14:textId="77777777" w:rsidR="009D024F" w:rsidRPr="00A57033" w:rsidRDefault="009D024F" w:rsidP="00E133E2">
            <w:pPr>
              <w:spacing w:line="276" w:lineRule="auto"/>
              <w:jc w:val="center"/>
              <w:rPr>
                <w:sz w:val="16"/>
                <w:szCs w:val="16"/>
                <w:lang w:val="vi-VN"/>
              </w:rPr>
            </w:pPr>
          </w:p>
        </w:tc>
        <w:tc>
          <w:tcPr>
            <w:tcW w:w="661" w:type="dxa"/>
            <w:vAlign w:val="center"/>
          </w:tcPr>
          <w:p w14:paraId="79AC0044" w14:textId="77777777" w:rsidR="009D024F" w:rsidRPr="00A57033" w:rsidRDefault="009D024F" w:rsidP="00E133E2">
            <w:pPr>
              <w:spacing w:line="276" w:lineRule="auto"/>
              <w:jc w:val="center"/>
              <w:rPr>
                <w:sz w:val="16"/>
                <w:szCs w:val="16"/>
                <w:lang w:val="vi-VN"/>
              </w:rPr>
            </w:pPr>
            <w:r w:rsidRPr="00A57033">
              <w:rPr>
                <w:sz w:val="16"/>
                <w:szCs w:val="16"/>
                <w:lang w:val="vi-VN"/>
              </w:rPr>
              <w:t>RMSE</w:t>
            </w:r>
          </w:p>
        </w:tc>
        <w:tc>
          <w:tcPr>
            <w:tcW w:w="656" w:type="dxa"/>
            <w:vAlign w:val="center"/>
          </w:tcPr>
          <w:p w14:paraId="56931E06" w14:textId="77777777" w:rsidR="009D024F" w:rsidRPr="00A57033" w:rsidRDefault="009D024F" w:rsidP="00E133E2">
            <w:pPr>
              <w:spacing w:line="276" w:lineRule="auto"/>
              <w:jc w:val="center"/>
              <w:rPr>
                <w:sz w:val="16"/>
                <w:szCs w:val="16"/>
                <w:lang w:val="vi-VN"/>
              </w:rPr>
            </w:pPr>
            <w:r w:rsidRPr="00A57033">
              <w:rPr>
                <w:sz w:val="16"/>
                <w:szCs w:val="16"/>
                <w:lang w:val="vi-VN"/>
              </w:rPr>
              <w:t>2.853</w:t>
            </w:r>
          </w:p>
        </w:tc>
        <w:tc>
          <w:tcPr>
            <w:tcW w:w="576" w:type="dxa"/>
            <w:vAlign w:val="center"/>
          </w:tcPr>
          <w:p w14:paraId="64F3A69E" w14:textId="77777777" w:rsidR="009D024F" w:rsidRPr="00A57033" w:rsidRDefault="009D024F" w:rsidP="00E133E2">
            <w:pPr>
              <w:spacing w:line="276" w:lineRule="auto"/>
              <w:jc w:val="center"/>
              <w:rPr>
                <w:sz w:val="16"/>
                <w:szCs w:val="16"/>
                <w:lang w:val="vi-VN"/>
              </w:rPr>
            </w:pPr>
            <w:r w:rsidRPr="00A57033">
              <w:rPr>
                <w:sz w:val="16"/>
                <w:szCs w:val="16"/>
                <w:lang w:val="vi-VN"/>
              </w:rPr>
              <w:t>2.853</w:t>
            </w:r>
          </w:p>
        </w:tc>
        <w:tc>
          <w:tcPr>
            <w:tcW w:w="576" w:type="dxa"/>
            <w:vAlign w:val="center"/>
          </w:tcPr>
          <w:p w14:paraId="724BDE73" w14:textId="77777777" w:rsidR="009D024F" w:rsidRPr="00A57033" w:rsidRDefault="009D024F" w:rsidP="00E133E2">
            <w:pPr>
              <w:spacing w:line="276" w:lineRule="auto"/>
              <w:jc w:val="center"/>
              <w:rPr>
                <w:sz w:val="16"/>
                <w:szCs w:val="16"/>
                <w:lang w:val="vi-VN"/>
              </w:rPr>
            </w:pPr>
            <w:r w:rsidRPr="00A57033">
              <w:rPr>
                <w:sz w:val="16"/>
                <w:szCs w:val="16"/>
                <w:lang w:val="vi-VN"/>
              </w:rPr>
              <w:t>0.77</w:t>
            </w:r>
          </w:p>
        </w:tc>
        <w:tc>
          <w:tcPr>
            <w:tcW w:w="249" w:type="dxa"/>
            <w:vAlign w:val="center"/>
          </w:tcPr>
          <w:p w14:paraId="63A1E6EC" w14:textId="77777777" w:rsidR="009D024F" w:rsidRPr="00A57033" w:rsidRDefault="009D024F" w:rsidP="00E133E2">
            <w:pPr>
              <w:spacing w:line="276" w:lineRule="auto"/>
              <w:jc w:val="center"/>
              <w:rPr>
                <w:sz w:val="16"/>
                <w:szCs w:val="16"/>
                <w:lang w:val="vi-VN"/>
              </w:rPr>
            </w:pPr>
            <w:r w:rsidRPr="00A57033">
              <w:rPr>
                <w:sz w:val="16"/>
                <w:szCs w:val="16"/>
                <w:lang w:val="vi-VN"/>
              </w:rPr>
              <w:t>0.77</w:t>
            </w:r>
          </w:p>
        </w:tc>
        <w:tc>
          <w:tcPr>
            <w:tcW w:w="903" w:type="dxa"/>
            <w:vAlign w:val="center"/>
          </w:tcPr>
          <w:p w14:paraId="5524E365" w14:textId="77777777" w:rsidR="009D024F" w:rsidRPr="00A57033" w:rsidRDefault="009D024F" w:rsidP="00E133E2">
            <w:pPr>
              <w:spacing w:line="276" w:lineRule="auto"/>
              <w:jc w:val="center"/>
              <w:rPr>
                <w:sz w:val="16"/>
                <w:szCs w:val="16"/>
                <w:lang w:val="vi-VN"/>
              </w:rPr>
            </w:pPr>
            <w:r w:rsidRPr="00A57033">
              <w:rPr>
                <w:sz w:val="16"/>
                <w:szCs w:val="16"/>
                <w:lang w:val="vi-VN"/>
              </w:rPr>
              <w:t>2.1</w:t>
            </w:r>
          </w:p>
        </w:tc>
        <w:tc>
          <w:tcPr>
            <w:tcW w:w="581" w:type="dxa"/>
            <w:vAlign w:val="center"/>
          </w:tcPr>
          <w:p w14:paraId="0334769B" w14:textId="77777777" w:rsidR="009D024F" w:rsidRPr="00A57033" w:rsidRDefault="009D024F" w:rsidP="00E133E2">
            <w:pPr>
              <w:spacing w:line="276" w:lineRule="auto"/>
              <w:jc w:val="center"/>
              <w:rPr>
                <w:sz w:val="16"/>
                <w:szCs w:val="16"/>
                <w:lang w:val="vi-VN"/>
              </w:rPr>
            </w:pPr>
            <w:r w:rsidRPr="00A57033">
              <w:rPr>
                <w:sz w:val="16"/>
                <w:szCs w:val="16"/>
                <w:lang w:val="vi-VN"/>
              </w:rPr>
              <w:t>2.1</w:t>
            </w:r>
          </w:p>
        </w:tc>
      </w:tr>
      <w:tr w:rsidR="009D024F" w:rsidRPr="00A57033" w14:paraId="08B71DCC" w14:textId="77777777" w:rsidTr="00023FC2">
        <w:trPr>
          <w:trHeight w:val="212"/>
        </w:trPr>
        <w:tc>
          <w:tcPr>
            <w:tcW w:w="821" w:type="dxa"/>
            <w:vMerge/>
            <w:vAlign w:val="center"/>
          </w:tcPr>
          <w:p w14:paraId="170DA02D" w14:textId="77777777" w:rsidR="009D024F" w:rsidRPr="00A57033" w:rsidRDefault="009D024F" w:rsidP="00E133E2">
            <w:pPr>
              <w:spacing w:line="276" w:lineRule="auto"/>
              <w:jc w:val="center"/>
              <w:rPr>
                <w:sz w:val="16"/>
                <w:szCs w:val="16"/>
                <w:lang w:val="vi-VN"/>
              </w:rPr>
            </w:pPr>
          </w:p>
        </w:tc>
        <w:tc>
          <w:tcPr>
            <w:tcW w:w="661" w:type="dxa"/>
            <w:vAlign w:val="center"/>
          </w:tcPr>
          <w:p w14:paraId="00C6AC94" w14:textId="77777777" w:rsidR="009D024F" w:rsidRPr="00A57033" w:rsidRDefault="009D024F" w:rsidP="00E133E2">
            <w:pPr>
              <w:spacing w:line="276" w:lineRule="auto"/>
              <w:jc w:val="center"/>
              <w:rPr>
                <w:sz w:val="16"/>
                <w:szCs w:val="16"/>
                <w:lang w:val="vi-VN"/>
              </w:rPr>
            </w:pPr>
            <w:r w:rsidRPr="00A57033">
              <w:rPr>
                <w:sz w:val="16"/>
                <w:szCs w:val="16"/>
                <w:lang w:val="vi-VN"/>
              </w:rPr>
              <w:t>MSLE</w:t>
            </w:r>
          </w:p>
        </w:tc>
        <w:tc>
          <w:tcPr>
            <w:tcW w:w="656" w:type="dxa"/>
            <w:vAlign w:val="center"/>
          </w:tcPr>
          <w:p w14:paraId="60D74F27" w14:textId="77777777" w:rsidR="009D024F" w:rsidRPr="00A57033" w:rsidRDefault="009D024F" w:rsidP="00E133E2">
            <w:pPr>
              <w:spacing w:line="276" w:lineRule="auto"/>
              <w:jc w:val="center"/>
              <w:rPr>
                <w:sz w:val="16"/>
                <w:szCs w:val="16"/>
                <w:lang w:val="vi-VN"/>
              </w:rPr>
            </w:pPr>
            <w:r w:rsidRPr="00A57033">
              <w:rPr>
                <w:sz w:val="16"/>
                <w:szCs w:val="16"/>
                <w:lang w:val="vi-VN"/>
              </w:rPr>
              <w:t>0.002</w:t>
            </w:r>
          </w:p>
        </w:tc>
        <w:tc>
          <w:tcPr>
            <w:tcW w:w="576" w:type="dxa"/>
            <w:vAlign w:val="center"/>
          </w:tcPr>
          <w:p w14:paraId="3F047D83" w14:textId="77777777" w:rsidR="009D024F" w:rsidRPr="00A57033" w:rsidRDefault="009D024F" w:rsidP="00E133E2">
            <w:pPr>
              <w:spacing w:line="276" w:lineRule="auto"/>
              <w:jc w:val="center"/>
              <w:rPr>
                <w:sz w:val="16"/>
                <w:szCs w:val="16"/>
                <w:lang w:val="vi-VN"/>
              </w:rPr>
            </w:pPr>
            <w:r w:rsidRPr="00A57033">
              <w:rPr>
                <w:sz w:val="16"/>
                <w:szCs w:val="16"/>
                <w:lang w:val="vi-VN"/>
              </w:rPr>
              <w:t>0.002</w:t>
            </w:r>
          </w:p>
        </w:tc>
        <w:tc>
          <w:tcPr>
            <w:tcW w:w="576" w:type="dxa"/>
            <w:vAlign w:val="center"/>
          </w:tcPr>
          <w:p w14:paraId="2A4FD093" w14:textId="77777777" w:rsidR="009D024F" w:rsidRPr="00A57033" w:rsidRDefault="009D024F" w:rsidP="00E133E2">
            <w:pPr>
              <w:spacing w:line="276" w:lineRule="auto"/>
              <w:jc w:val="center"/>
              <w:rPr>
                <w:sz w:val="16"/>
                <w:szCs w:val="16"/>
                <w:lang w:val="vi-VN"/>
              </w:rPr>
            </w:pPr>
            <w:r w:rsidRPr="00A57033">
              <w:rPr>
                <w:sz w:val="16"/>
                <w:szCs w:val="16"/>
                <w:lang w:val="vi-VN"/>
              </w:rPr>
              <w:t>6e-4</w:t>
            </w:r>
          </w:p>
        </w:tc>
        <w:tc>
          <w:tcPr>
            <w:tcW w:w="249" w:type="dxa"/>
            <w:vAlign w:val="center"/>
          </w:tcPr>
          <w:p w14:paraId="530163E7" w14:textId="77777777" w:rsidR="009D024F" w:rsidRPr="00A57033" w:rsidRDefault="009D024F" w:rsidP="00E133E2">
            <w:pPr>
              <w:spacing w:line="276" w:lineRule="auto"/>
              <w:jc w:val="center"/>
              <w:rPr>
                <w:sz w:val="16"/>
                <w:szCs w:val="16"/>
                <w:lang w:val="vi-VN"/>
              </w:rPr>
            </w:pPr>
            <w:r w:rsidRPr="00A57033">
              <w:rPr>
                <w:sz w:val="16"/>
                <w:szCs w:val="16"/>
                <w:lang w:val="vi-VN"/>
              </w:rPr>
              <w:t>6e-4</w:t>
            </w:r>
          </w:p>
        </w:tc>
        <w:tc>
          <w:tcPr>
            <w:tcW w:w="903" w:type="dxa"/>
            <w:vAlign w:val="center"/>
          </w:tcPr>
          <w:p w14:paraId="77628036" w14:textId="77777777" w:rsidR="009D024F" w:rsidRPr="00A57033" w:rsidRDefault="009D024F" w:rsidP="00E133E2">
            <w:pPr>
              <w:spacing w:line="276" w:lineRule="auto"/>
              <w:jc w:val="center"/>
              <w:rPr>
                <w:sz w:val="16"/>
                <w:szCs w:val="16"/>
                <w:lang w:val="vi-VN"/>
              </w:rPr>
            </w:pPr>
            <w:r w:rsidRPr="00A57033">
              <w:rPr>
                <w:sz w:val="16"/>
                <w:szCs w:val="16"/>
                <w:lang w:val="vi-VN"/>
              </w:rPr>
              <w:t>7e-4</w:t>
            </w:r>
          </w:p>
        </w:tc>
        <w:tc>
          <w:tcPr>
            <w:tcW w:w="581" w:type="dxa"/>
            <w:vAlign w:val="center"/>
          </w:tcPr>
          <w:p w14:paraId="18DD9C05" w14:textId="77777777" w:rsidR="009D024F" w:rsidRPr="00A57033" w:rsidRDefault="009D024F" w:rsidP="00E133E2">
            <w:pPr>
              <w:spacing w:line="276" w:lineRule="auto"/>
              <w:jc w:val="center"/>
              <w:rPr>
                <w:sz w:val="16"/>
                <w:szCs w:val="16"/>
                <w:lang w:val="vi-VN"/>
              </w:rPr>
            </w:pPr>
            <w:r w:rsidRPr="00A57033">
              <w:rPr>
                <w:sz w:val="16"/>
                <w:szCs w:val="16"/>
                <w:lang w:val="vi-VN"/>
              </w:rPr>
              <w:t>7e-4</w:t>
            </w:r>
          </w:p>
        </w:tc>
      </w:tr>
      <w:tr w:rsidR="009D024F" w:rsidRPr="00A57033" w14:paraId="60F32250" w14:textId="77777777" w:rsidTr="00023FC2">
        <w:trPr>
          <w:trHeight w:val="212"/>
        </w:trPr>
        <w:tc>
          <w:tcPr>
            <w:tcW w:w="821" w:type="dxa"/>
            <w:vMerge w:val="restart"/>
            <w:vAlign w:val="center"/>
          </w:tcPr>
          <w:p w14:paraId="73FED480" w14:textId="77777777" w:rsidR="009D024F" w:rsidRPr="00A57033" w:rsidRDefault="009D024F" w:rsidP="00E133E2">
            <w:pPr>
              <w:spacing w:line="276" w:lineRule="auto"/>
              <w:jc w:val="center"/>
              <w:rPr>
                <w:sz w:val="16"/>
                <w:szCs w:val="16"/>
                <w:lang w:val="vi-VN"/>
              </w:rPr>
            </w:pPr>
            <w:r w:rsidRPr="00A57033">
              <w:rPr>
                <w:sz w:val="16"/>
                <w:szCs w:val="16"/>
                <w:lang w:val="vi-VN"/>
              </w:rPr>
              <w:t>LSTM</w:t>
            </w:r>
          </w:p>
        </w:tc>
        <w:tc>
          <w:tcPr>
            <w:tcW w:w="661" w:type="dxa"/>
            <w:vAlign w:val="center"/>
          </w:tcPr>
          <w:p w14:paraId="122B37F3" w14:textId="77777777" w:rsidR="009D024F" w:rsidRPr="00A57033" w:rsidRDefault="009D024F" w:rsidP="00E133E2">
            <w:pPr>
              <w:spacing w:line="276" w:lineRule="auto"/>
              <w:jc w:val="center"/>
              <w:rPr>
                <w:sz w:val="16"/>
                <w:szCs w:val="16"/>
                <w:lang w:val="vi-VN"/>
              </w:rPr>
            </w:pPr>
            <w:r w:rsidRPr="00A57033">
              <w:rPr>
                <w:sz w:val="16"/>
                <w:szCs w:val="16"/>
                <w:lang w:val="vi-VN"/>
              </w:rPr>
              <w:t>MAPE</w:t>
            </w:r>
          </w:p>
        </w:tc>
        <w:tc>
          <w:tcPr>
            <w:tcW w:w="656" w:type="dxa"/>
            <w:vAlign w:val="center"/>
          </w:tcPr>
          <w:p w14:paraId="1F0E2C16" w14:textId="77777777" w:rsidR="009D024F" w:rsidRPr="00A57033" w:rsidRDefault="009D024F" w:rsidP="00E133E2">
            <w:pPr>
              <w:spacing w:line="276" w:lineRule="auto"/>
              <w:jc w:val="center"/>
              <w:rPr>
                <w:sz w:val="16"/>
                <w:szCs w:val="16"/>
                <w:lang w:val="vi-VN"/>
              </w:rPr>
            </w:pPr>
            <w:r w:rsidRPr="00A57033">
              <w:rPr>
                <w:sz w:val="16"/>
                <w:szCs w:val="16"/>
                <w:lang w:val="vi-VN"/>
              </w:rPr>
              <w:t>0.162</w:t>
            </w:r>
          </w:p>
        </w:tc>
        <w:tc>
          <w:tcPr>
            <w:tcW w:w="576" w:type="dxa"/>
            <w:vAlign w:val="center"/>
          </w:tcPr>
          <w:p w14:paraId="7DBE146A" w14:textId="77777777" w:rsidR="009D024F" w:rsidRPr="00A57033" w:rsidRDefault="009D024F" w:rsidP="00E133E2">
            <w:pPr>
              <w:spacing w:line="276" w:lineRule="auto"/>
              <w:jc w:val="center"/>
              <w:rPr>
                <w:sz w:val="16"/>
                <w:szCs w:val="16"/>
                <w:lang w:val="vi-VN"/>
              </w:rPr>
            </w:pPr>
            <w:r w:rsidRPr="00A57033">
              <w:rPr>
                <w:sz w:val="16"/>
                <w:szCs w:val="16"/>
                <w:lang w:val="vi-VN"/>
              </w:rPr>
              <w:t>0.170</w:t>
            </w:r>
          </w:p>
        </w:tc>
        <w:tc>
          <w:tcPr>
            <w:tcW w:w="576" w:type="dxa"/>
            <w:vAlign w:val="center"/>
          </w:tcPr>
          <w:p w14:paraId="00223134" w14:textId="77777777" w:rsidR="009D024F" w:rsidRPr="00A57033" w:rsidRDefault="009D024F" w:rsidP="00E133E2">
            <w:pPr>
              <w:spacing w:line="276" w:lineRule="auto"/>
              <w:jc w:val="center"/>
              <w:rPr>
                <w:sz w:val="16"/>
                <w:szCs w:val="16"/>
                <w:lang w:val="vi-VN"/>
              </w:rPr>
            </w:pPr>
            <w:r w:rsidRPr="00A57033">
              <w:rPr>
                <w:sz w:val="16"/>
                <w:szCs w:val="16"/>
                <w:lang w:val="vi-VN"/>
              </w:rPr>
              <w:t>0.493</w:t>
            </w:r>
          </w:p>
        </w:tc>
        <w:tc>
          <w:tcPr>
            <w:tcW w:w="249" w:type="dxa"/>
            <w:vAlign w:val="center"/>
          </w:tcPr>
          <w:p w14:paraId="3AC653C2" w14:textId="77777777" w:rsidR="009D024F" w:rsidRPr="00A57033" w:rsidRDefault="009D024F" w:rsidP="00E133E2">
            <w:pPr>
              <w:spacing w:line="276" w:lineRule="auto"/>
              <w:jc w:val="center"/>
              <w:rPr>
                <w:sz w:val="16"/>
                <w:szCs w:val="16"/>
                <w:lang w:val="vi-VN"/>
              </w:rPr>
            </w:pPr>
            <w:r w:rsidRPr="00A57033">
              <w:rPr>
                <w:sz w:val="16"/>
                <w:szCs w:val="16"/>
                <w:lang w:val="vi-VN"/>
              </w:rPr>
              <w:t>0.410</w:t>
            </w:r>
          </w:p>
        </w:tc>
        <w:tc>
          <w:tcPr>
            <w:tcW w:w="903" w:type="dxa"/>
            <w:vAlign w:val="center"/>
          </w:tcPr>
          <w:p w14:paraId="65881856" w14:textId="77777777" w:rsidR="009D024F" w:rsidRPr="00A57033" w:rsidRDefault="009D024F" w:rsidP="00E133E2">
            <w:pPr>
              <w:spacing w:line="276" w:lineRule="auto"/>
              <w:jc w:val="center"/>
              <w:rPr>
                <w:sz w:val="16"/>
                <w:szCs w:val="16"/>
                <w:lang w:val="vi-VN"/>
              </w:rPr>
            </w:pPr>
            <w:r w:rsidRPr="00A57033">
              <w:rPr>
                <w:sz w:val="16"/>
                <w:szCs w:val="16"/>
                <w:lang w:val="vi-VN"/>
              </w:rPr>
              <w:t>0.041</w:t>
            </w:r>
          </w:p>
        </w:tc>
        <w:tc>
          <w:tcPr>
            <w:tcW w:w="581" w:type="dxa"/>
            <w:vAlign w:val="center"/>
          </w:tcPr>
          <w:p w14:paraId="311A81D2" w14:textId="79BDE3C6" w:rsidR="009D024F" w:rsidRPr="00A57033" w:rsidRDefault="009D024F" w:rsidP="00E133E2">
            <w:pPr>
              <w:spacing w:line="276" w:lineRule="auto"/>
              <w:jc w:val="center"/>
              <w:rPr>
                <w:sz w:val="16"/>
                <w:szCs w:val="16"/>
              </w:rPr>
            </w:pPr>
            <w:r w:rsidRPr="00A57033">
              <w:rPr>
                <w:sz w:val="16"/>
                <w:szCs w:val="16"/>
                <w:lang w:val="vi-VN"/>
              </w:rPr>
              <w:t>0.04</w:t>
            </w:r>
            <w:r w:rsidR="00ED496A" w:rsidRPr="00A57033">
              <w:rPr>
                <w:sz w:val="16"/>
                <w:szCs w:val="16"/>
              </w:rPr>
              <w:t>6</w:t>
            </w:r>
          </w:p>
        </w:tc>
      </w:tr>
      <w:tr w:rsidR="009D024F" w:rsidRPr="00A57033" w14:paraId="2D315A7F" w14:textId="77777777" w:rsidTr="00023FC2">
        <w:trPr>
          <w:trHeight w:val="212"/>
        </w:trPr>
        <w:tc>
          <w:tcPr>
            <w:tcW w:w="821" w:type="dxa"/>
            <w:vMerge/>
            <w:vAlign w:val="center"/>
          </w:tcPr>
          <w:p w14:paraId="6A784CC6" w14:textId="77777777" w:rsidR="009D024F" w:rsidRPr="00A57033" w:rsidRDefault="009D024F" w:rsidP="00E133E2">
            <w:pPr>
              <w:spacing w:line="276" w:lineRule="auto"/>
              <w:jc w:val="center"/>
              <w:rPr>
                <w:sz w:val="16"/>
                <w:szCs w:val="16"/>
                <w:lang w:val="vi-VN"/>
              </w:rPr>
            </w:pPr>
          </w:p>
        </w:tc>
        <w:tc>
          <w:tcPr>
            <w:tcW w:w="661" w:type="dxa"/>
            <w:vAlign w:val="center"/>
          </w:tcPr>
          <w:p w14:paraId="24262F7C" w14:textId="77777777" w:rsidR="009D024F" w:rsidRPr="00A57033" w:rsidRDefault="009D024F" w:rsidP="00E133E2">
            <w:pPr>
              <w:spacing w:line="276" w:lineRule="auto"/>
              <w:jc w:val="center"/>
              <w:rPr>
                <w:sz w:val="16"/>
                <w:szCs w:val="16"/>
                <w:lang w:val="vi-VN"/>
              </w:rPr>
            </w:pPr>
            <w:r w:rsidRPr="00A57033">
              <w:rPr>
                <w:sz w:val="16"/>
                <w:szCs w:val="16"/>
                <w:lang w:val="vi-VN"/>
              </w:rPr>
              <w:t>RMSE</w:t>
            </w:r>
          </w:p>
        </w:tc>
        <w:tc>
          <w:tcPr>
            <w:tcW w:w="656" w:type="dxa"/>
            <w:vAlign w:val="center"/>
          </w:tcPr>
          <w:p w14:paraId="67F85C92" w14:textId="69DEE67A" w:rsidR="009D024F" w:rsidRPr="008B171F" w:rsidRDefault="009D024F" w:rsidP="00E133E2">
            <w:pPr>
              <w:spacing w:line="276" w:lineRule="auto"/>
              <w:jc w:val="center"/>
              <w:rPr>
                <w:color w:val="FF0000"/>
                <w:sz w:val="16"/>
                <w:szCs w:val="16"/>
                <w:lang w:val="vi-VN"/>
              </w:rPr>
            </w:pPr>
            <w:r w:rsidRPr="008B171F">
              <w:rPr>
                <w:color w:val="FF0000"/>
                <w:sz w:val="16"/>
                <w:szCs w:val="16"/>
                <w:lang w:val="vi-VN"/>
              </w:rPr>
              <w:t>0.0</w:t>
            </w:r>
            <w:r w:rsidR="005D0E09" w:rsidRPr="008B171F">
              <w:rPr>
                <w:color w:val="FF0000"/>
                <w:sz w:val="16"/>
                <w:szCs w:val="16"/>
                <w:lang w:val="vi-VN"/>
              </w:rPr>
              <w:t>48</w:t>
            </w:r>
          </w:p>
        </w:tc>
        <w:tc>
          <w:tcPr>
            <w:tcW w:w="576" w:type="dxa"/>
            <w:vAlign w:val="center"/>
          </w:tcPr>
          <w:p w14:paraId="3E04338B" w14:textId="667F1AFC" w:rsidR="009D024F" w:rsidRPr="008B171F" w:rsidRDefault="009D024F" w:rsidP="00E133E2">
            <w:pPr>
              <w:spacing w:line="276" w:lineRule="auto"/>
              <w:jc w:val="center"/>
              <w:rPr>
                <w:color w:val="FF0000"/>
                <w:sz w:val="16"/>
                <w:szCs w:val="16"/>
                <w:lang w:val="vi-VN"/>
              </w:rPr>
            </w:pPr>
            <w:r w:rsidRPr="008B171F">
              <w:rPr>
                <w:color w:val="FF0000"/>
                <w:sz w:val="16"/>
                <w:szCs w:val="16"/>
                <w:lang w:val="vi-VN"/>
              </w:rPr>
              <w:t>0.0</w:t>
            </w:r>
            <w:r w:rsidR="005D0E09" w:rsidRPr="008B171F">
              <w:rPr>
                <w:color w:val="FF0000"/>
                <w:sz w:val="16"/>
                <w:szCs w:val="16"/>
                <w:lang w:val="vi-VN"/>
              </w:rPr>
              <w:t>49</w:t>
            </w:r>
          </w:p>
        </w:tc>
        <w:tc>
          <w:tcPr>
            <w:tcW w:w="576" w:type="dxa"/>
            <w:vAlign w:val="center"/>
          </w:tcPr>
          <w:p w14:paraId="423A218E" w14:textId="77777777" w:rsidR="009D024F" w:rsidRPr="008B171F" w:rsidRDefault="009D024F" w:rsidP="00E133E2">
            <w:pPr>
              <w:spacing w:line="276" w:lineRule="auto"/>
              <w:jc w:val="center"/>
              <w:rPr>
                <w:color w:val="FF0000"/>
                <w:sz w:val="16"/>
                <w:szCs w:val="16"/>
                <w:lang w:val="vi-VN"/>
              </w:rPr>
            </w:pPr>
            <w:r w:rsidRPr="008B171F">
              <w:rPr>
                <w:color w:val="FF0000"/>
                <w:sz w:val="16"/>
                <w:szCs w:val="16"/>
                <w:lang w:val="vi-VN"/>
              </w:rPr>
              <w:t>0.1</w:t>
            </w:r>
          </w:p>
        </w:tc>
        <w:tc>
          <w:tcPr>
            <w:tcW w:w="249" w:type="dxa"/>
            <w:vAlign w:val="center"/>
          </w:tcPr>
          <w:p w14:paraId="4B26180E" w14:textId="77777777" w:rsidR="009D024F" w:rsidRPr="008B171F" w:rsidRDefault="009D024F" w:rsidP="00E133E2">
            <w:pPr>
              <w:spacing w:line="276" w:lineRule="auto"/>
              <w:jc w:val="center"/>
              <w:rPr>
                <w:color w:val="FF0000"/>
                <w:sz w:val="16"/>
                <w:szCs w:val="16"/>
                <w:lang w:val="vi-VN"/>
              </w:rPr>
            </w:pPr>
            <w:r w:rsidRPr="008B171F">
              <w:rPr>
                <w:color w:val="FF0000"/>
                <w:sz w:val="16"/>
                <w:szCs w:val="16"/>
                <w:lang w:val="vi-VN"/>
              </w:rPr>
              <w:t>0.072</w:t>
            </w:r>
          </w:p>
        </w:tc>
        <w:tc>
          <w:tcPr>
            <w:tcW w:w="903" w:type="dxa"/>
            <w:vAlign w:val="center"/>
          </w:tcPr>
          <w:p w14:paraId="0F75B844" w14:textId="77777777" w:rsidR="009D024F" w:rsidRPr="008B171F" w:rsidRDefault="009D024F" w:rsidP="00E133E2">
            <w:pPr>
              <w:spacing w:line="276" w:lineRule="auto"/>
              <w:jc w:val="center"/>
              <w:rPr>
                <w:color w:val="FF0000"/>
                <w:sz w:val="16"/>
                <w:szCs w:val="16"/>
                <w:lang w:val="vi-VN"/>
              </w:rPr>
            </w:pPr>
            <w:r w:rsidRPr="008B171F">
              <w:rPr>
                <w:color w:val="FF0000"/>
                <w:sz w:val="16"/>
                <w:szCs w:val="16"/>
                <w:lang w:val="vi-VN"/>
              </w:rPr>
              <w:t>0.033</w:t>
            </w:r>
          </w:p>
        </w:tc>
        <w:tc>
          <w:tcPr>
            <w:tcW w:w="581" w:type="dxa"/>
            <w:vAlign w:val="center"/>
          </w:tcPr>
          <w:p w14:paraId="322AC0C0" w14:textId="717E0FE5" w:rsidR="009D024F" w:rsidRPr="008B171F" w:rsidRDefault="009D024F" w:rsidP="00E133E2">
            <w:pPr>
              <w:spacing w:line="276" w:lineRule="auto"/>
              <w:jc w:val="center"/>
              <w:rPr>
                <w:color w:val="FF0000"/>
                <w:sz w:val="16"/>
                <w:szCs w:val="16"/>
              </w:rPr>
            </w:pPr>
            <w:r w:rsidRPr="008B171F">
              <w:rPr>
                <w:color w:val="FF0000"/>
                <w:sz w:val="16"/>
                <w:szCs w:val="16"/>
                <w:lang w:val="vi-VN"/>
              </w:rPr>
              <w:t>0.03</w:t>
            </w:r>
            <w:r w:rsidR="00ED496A" w:rsidRPr="008B171F">
              <w:rPr>
                <w:color w:val="FF0000"/>
                <w:sz w:val="16"/>
                <w:szCs w:val="16"/>
              </w:rPr>
              <w:t>6</w:t>
            </w:r>
          </w:p>
        </w:tc>
      </w:tr>
      <w:tr w:rsidR="009D024F" w:rsidRPr="00A57033" w14:paraId="75565913" w14:textId="77777777" w:rsidTr="00023FC2">
        <w:trPr>
          <w:trHeight w:val="212"/>
        </w:trPr>
        <w:tc>
          <w:tcPr>
            <w:tcW w:w="821" w:type="dxa"/>
            <w:vMerge/>
            <w:vAlign w:val="center"/>
          </w:tcPr>
          <w:p w14:paraId="59697E52" w14:textId="77777777" w:rsidR="009D024F" w:rsidRPr="00A57033" w:rsidRDefault="009D024F" w:rsidP="00E133E2">
            <w:pPr>
              <w:spacing w:line="276" w:lineRule="auto"/>
              <w:jc w:val="center"/>
              <w:rPr>
                <w:sz w:val="16"/>
                <w:szCs w:val="16"/>
                <w:lang w:val="vi-VN"/>
              </w:rPr>
            </w:pPr>
          </w:p>
        </w:tc>
        <w:tc>
          <w:tcPr>
            <w:tcW w:w="661" w:type="dxa"/>
            <w:vAlign w:val="center"/>
          </w:tcPr>
          <w:p w14:paraId="3F1FF4DE" w14:textId="77777777" w:rsidR="009D024F" w:rsidRPr="00A57033" w:rsidRDefault="009D024F" w:rsidP="00E133E2">
            <w:pPr>
              <w:spacing w:line="276" w:lineRule="auto"/>
              <w:jc w:val="center"/>
              <w:rPr>
                <w:sz w:val="16"/>
                <w:szCs w:val="16"/>
                <w:lang w:val="vi-VN"/>
              </w:rPr>
            </w:pPr>
            <w:r w:rsidRPr="00A57033">
              <w:rPr>
                <w:sz w:val="16"/>
                <w:szCs w:val="16"/>
                <w:lang w:val="vi-VN"/>
              </w:rPr>
              <w:t>MSLE</w:t>
            </w:r>
          </w:p>
        </w:tc>
        <w:tc>
          <w:tcPr>
            <w:tcW w:w="656" w:type="dxa"/>
            <w:vAlign w:val="center"/>
          </w:tcPr>
          <w:p w14:paraId="4801C3C3" w14:textId="2B676404" w:rsidR="009D024F" w:rsidRPr="00A57033" w:rsidRDefault="009D024F" w:rsidP="00E133E2">
            <w:pPr>
              <w:spacing w:line="276" w:lineRule="auto"/>
              <w:jc w:val="center"/>
              <w:rPr>
                <w:sz w:val="16"/>
                <w:szCs w:val="16"/>
                <w:lang w:val="vi-VN"/>
              </w:rPr>
            </w:pPr>
            <w:r w:rsidRPr="00A57033">
              <w:rPr>
                <w:sz w:val="16"/>
                <w:szCs w:val="16"/>
                <w:lang w:val="vi-VN"/>
              </w:rPr>
              <w:t>0.00</w:t>
            </w:r>
            <w:r w:rsidR="00AE42DE" w:rsidRPr="00A57033">
              <w:rPr>
                <w:sz w:val="16"/>
                <w:szCs w:val="16"/>
                <w:lang w:val="vi-VN"/>
              </w:rPr>
              <w:t>2</w:t>
            </w:r>
          </w:p>
        </w:tc>
        <w:tc>
          <w:tcPr>
            <w:tcW w:w="576" w:type="dxa"/>
            <w:vAlign w:val="center"/>
          </w:tcPr>
          <w:p w14:paraId="06BFE4E3" w14:textId="77777777" w:rsidR="009D024F" w:rsidRPr="00A57033" w:rsidRDefault="009D024F" w:rsidP="00E133E2">
            <w:pPr>
              <w:spacing w:line="276" w:lineRule="auto"/>
              <w:jc w:val="center"/>
              <w:rPr>
                <w:sz w:val="16"/>
                <w:szCs w:val="16"/>
                <w:lang w:val="vi-VN"/>
              </w:rPr>
            </w:pPr>
            <w:r w:rsidRPr="00A57033">
              <w:rPr>
                <w:sz w:val="16"/>
                <w:szCs w:val="16"/>
                <w:lang w:val="vi-VN"/>
              </w:rPr>
              <w:t>0.002</w:t>
            </w:r>
          </w:p>
        </w:tc>
        <w:tc>
          <w:tcPr>
            <w:tcW w:w="576" w:type="dxa"/>
            <w:vAlign w:val="center"/>
          </w:tcPr>
          <w:p w14:paraId="0ABC922A" w14:textId="77777777" w:rsidR="009D024F" w:rsidRPr="00A57033" w:rsidRDefault="009D024F" w:rsidP="00E133E2">
            <w:pPr>
              <w:spacing w:line="276" w:lineRule="auto"/>
              <w:jc w:val="center"/>
              <w:rPr>
                <w:sz w:val="16"/>
                <w:szCs w:val="16"/>
                <w:lang w:val="vi-VN"/>
              </w:rPr>
            </w:pPr>
            <w:r w:rsidRPr="00A57033">
              <w:rPr>
                <w:sz w:val="16"/>
                <w:szCs w:val="16"/>
                <w:lang w:val="vi-VN"/>
              </w:rPr>
              <w:t>0.008</w:t>
            </w:r>
          </w:p>
        </w:tc>
        <w:tc>
          <w:tcPr>
            <w:tcW w:w="249" w:type="dxa"/>
            <w:vAlign w:val="center"/>
          </w:tcPr>
          <w:p w14:paraId="7F40037C" w14:textId="77777777" w:rsidR="009D024F" w:rsidRPr="00A57033" w:rsidRDefault="009D024F" w:rsidP="00E133E2">
            <w:pPr>
              <w:spacing w:line="276" w:lineRule="auto"/>
              <w:jc w:val="center"/>
              <w:rPr>
                <w:sz w:val="16"/>
                <w:szCs w:val="16"/>
                <w:lang w:val="vi-VN"/>
              </w:rPr>
            </w:pPr>
            <w:r w:rsidRPr="00A57033">
              <w:rPr>
                <w:sz w:val="16"/>
                <w:szCs w:val="16"/>
                <w:lang w:val="vi-VN"/>
              </w:rPr>
              <w:t>0.004</w:t>
            </w:r>
          </w:p>
        </w:tc>
        <w:tc>
          <w:tcPr>
            <w:tcW w:w="903" w:type="dxa"/>
            <w:vAlign w:val="center"/>
          </w:tcPr>
          <w:p w14:paraId="55D2AF05" w14:textId="77777777" w:rsidR="009D024F" w:rsidRPr="00A57033" w:rsidRDefault="009D024F" w:rsidP="00E133E2">
            <w:pPr>
              <w:spacing w:line="276" w:lineRule="auto"/>
              <w:jc w:val="center"/>
              <w:rPr>
                <w:sz w:val="16"/>
                <w:szCs w:val="16"/>
                <w:lang w:val="vi-VN"/>
              </w:rPr>
            </w:pPr>
            <w:r w:rsidRPr="00BD3ABE">
              <w:rPr>
                <w:color w:val="FF0000"/>
                <w:sz w:val="16"/>
                <w:szCs w:val="16"/>
                <w:lang w:val="vi-VN"/>
              </w:rPr>
              <w:t>4e-4</w:t>
            </w:r>
          </w:p>
        </w:tc>
        <w:tc>
          <w:tcPr>
            <w:tcW w:w="581" w:type="dxa"/>
            <w:vAlign w:val="center"/>
          </w:tcPr>
          <w:p w14:paraId="0E914024" w14:textId="48D0C6D0" w:rsidR="009D024F" w:rsidRPr="00A57033" w:rsidRDefault="002B16FB" w:rsidP="00E133E2">
            <w:pPr>
              <w:spacing w:line="276" w:lineRule="auto"/>
              <w:jc w:val="center"/>
              <w:rPr>
                <w:sz w:val="16"/>
                <w:szCs w:val="16"/>
                <w:lang w:val="vi-VN"/>
              </w:rPr>
            </w:pPr>
            <w:r w:rsidRPr="00A57033">
              <w:rPr>
                <w:sz w:val="16"/>
                <w:szCs w:val="16"/>
                <w:lang w:val="vi-VN"/>
              </w:rPr>
              <w:t>5</w:t>
            </w:r>
            <w:r w:rsidR="009D024F" w:rsidRPr="00A57033">
              <w:rPr>
                <w:sz w:val="16"/>
                <w:szCs w:val="16"/>
                <w:lang w:val="vi-VN"/>
              </w:rPr>
              <w:t>e-4</w:t>
            </w:r>
          </w:p>
        </w:tc>
      </w:tr>
      <w:tr w:rsidR="009D024F" w:rsidRPr="00A57033" w14:paraId="6120C6BE" w14:textId="77777777" w:rsidTr="00023FC2">
        <w:trPr>
          <w:trHeight w:val="212"/>
        </w:trPr>
        <w:tc>
          <w:tcPr>
            <w:tcW w:w="821" w:type="dxa"/>
            <w:vMerge w:val="restart"/>
            <w:vAlign w:val="center"/>
          </w:tcPr>
          <w:p w14:paraId="0CA4305B" w14:textId="77777777" w:rsidR="009D024F" w:rsidRPr="00A57033" w:rsidRDefault="009D024F" w:rsidP="00E133E2">
            <w:pPr>
              <w:spacing w:line="276" w:lineRule="auto"/>
              <w:jc w:val="center"/>
              <w:rPr>
                <w:sz w:val="16"/>
                <w:szCs w:val="16"/>
                <w:lang w:val="vi-VN"/>
              </w:rPr>
            </w:pPr>
            <w:r w:rsidRPr="00A57033">
              <w:rPr>
                <w:sz w:val="16"/>
                <w:szCs w:val="16"/>
                <w:lang w:val="vi-VN"/>
              </w:rPr>
              <w:t>RNN</w:t>
            </w:r>
          </w:p>
        </w:tc>
        <w:tc>
          <w:tcPr>
            <w:tcW w:w="661" w:type="dxa"/>
            <w:vAlign w:val="center"/>
          </w:tcPr>
          <w:p w14:paraId="11DFCFAE" w14:textId="77777777" w:rsidR="009D024F" w:rsidRPr="00A57033" w:rsidRDefault="009D024F" w:rsidP="00E133E2">
            <w:pPr>
              <w:spacing w:line="276" w:lineRule="auto"/>
              <w:jc w:val="center"/>
              <w:rPr>
                <w:sz w:val="16"/>
                <w:szCs w:val="16"/>
                <w:lang w:val="vi-VN"/>
              </w:rPr>
            </w:pPr>
            <w:r w:rsidRPr="00A57033">
              <w:rPr>
                <w:sz w:val="16"/>
                <w:szCs w:val="16"/>
                <w:lang w:val="vi-VN"/>
              </w:rPr>
              <w:t>MAPE</w:t>
            </w:r>
          </w:p>
        </w:tc>
        <w:tc>
          <w:tcPr>
            <w:tcW w:w="656" w:type="dxa"/>
            <w:vAlign w:val="center"/>
          </w:tcPr>
          <w:p w14:paraId="522EF7AA" w14:textId="77777777" w:rsidR="009D024F" w:rsidRPr="00A57033" w:rsidRDefault="009D024F" w:rsidP="00E133E2">
            <w:pPr>
              <w:spacing w:line="276" w:lineRule="auto"/>
              <w:jc w:val="center"/>
              <w:rPr>
                <w:sz w:val="16"/>
                <w:szCs w:val="16"/>
                <w:lang w:val="vi-VN"/>
              </w:rPr>
            </w:pPr>
            <w:r w:rsidRPr="00A57033">
              <w:rPr>
                <w:sz w:val="16"/>
                <w:szCs w:val="16"/>
                <w:lang w:val="vi-VN"/>
              </w:rPr>
              <w:t>0.996</w:t>
            </w:r>
          </w:p>
        </w:tc>
        <w:tc>
          <w:tcPr>
            <w:tcW w:w="576" w:type="dxa"/>
            <w:vAlign w:val="center"/>
          </w:tcPr>
          <w:p w14:paraId="6EE00A19" w14:textId="77777777" w:rsidR="009D024F" w:rsidRPr="00A57033" w:rsidRDefault="009D024F" w:rsidP="00E133E2">
            <w:pPr>
              <w:spacing w:line="276" w:lineRule="auto"/>
              <w:jc w:val="center"/>
              <w:rPr>
                <w:sz w:val="16"/>
                <w:szCs w:val="16"/>
                <w:lang w:val="vi-VN"/>
              </w:rPr>
            </w:pPr>
            <w:r w:rsidRPr="00A57033">
              <w:rPr>
                <w:sz w:val="16"/>
                <w:szCs w:val="16"/>
                <w:lang w:val="vi-VN"/>
              </w:rPr>
              <w:t>0.996</w:t>
            </w:r>
          </w:p>
        </w:tc>
        <w:tc>
          <w:tcPr>
            <w:tcW w:w="576" w:type="dxa"/>
            <w:vAlign w:val="center"/>
          </w:tcPr>
          <w:p w14:paraId="23F05D04" w14:textId="77777777" w:rsidR="009D024F" w:rsidRPr="00A57033" w:rsidRDefault="009D024F" w:rsidP="00E133E2">
            <w:pPr>
              <w:spacing w:line="276" w:lineRule="auto"/>
              <w:jc w:val="center"/>
              <w:rPr>
                <w:sz w:val="16"/>
                <w:szCs w:val="16"/>
                <w:lang w:val="vi-VN"/>
              </w:rPr>
            </w:pPr>
            <w:r w:rsidRPr="00A57033">
              <w:rPr>
                <w:sz w:val="16"/>
                <w:szCs w:val="16"/>
                <w:lang w:val="vi-VN"/>
              </w:rPr>
              <w:t>0.997</w:t>
            </w:r>
          </w:p>
        </w:tc>
        <w:tc>
          <w:tcPr>
            <w:tcW w:w="249" w:type="dxa"/>
            <w:vAlign w:val="center"/>
          </w:tcPr>
          <w:p w14:paraId="572D26B6" w14:textId="77777777" w:rsidR="009D024F" w:rsidRPr="00A57033" w:rsidRDefault="009D024F" w:rsidP="00E133E2">
            <w:pPr>
              <w:spacing w:line="276" w:lineRule="auto"/>
              <w:jc w:val="center"/>
              <w:rPr>
                <w:sz w:val="16"/>
                <w:szCs w:val="16"/>
                <w:lang w:val="vi-VN"/>
              </w:rPr>
            </w:pPr>
            <w:r w:rsidRPr="00A57033">
              <w:rPr>
                <w:sz w:val="16"/>
                <w:szCs w:val="16"/>
                <w:lang w:val="vi-VN"/>
              </w:rPr>
              <w:t>0.997</w:t>
            </w:r>
          </w:p>
        </w:tc>
        <w:tc>
          <w:tcPr>
            <w:tcW w:w="903" w:type="dxa"/>
            <w:vAlign w:val="center"/>
          </w:tcPr>
          <w:p w14:paraId="7A330029" w14:textId="77777777" w:rsidR="009D024F" w:rsidRPr="00A57033" w:rsidRDefault="009D024F" w:rsidP="00E133E2">
            <w:pPr>
              <w:spacing w:line="276" w:lineRule="auto"/>
              <w:jc w:val="center"/>
              <w:rPr>
                <w:sz w:val="16"/>
                <w:szCs w:val="16"/>
                <w:lang w:val="vi-VN"/>
              </w:rPr>
            </w:pPr>
            <w:r w:rsidRPr="00A57033">
              <w:rPr>
                <w:sz w:val="16"/>
                <w:szCs w:val="16"/>
                <w:lang w:val="vi-VN"/>
              </w:rPr>
              <w:t>0.992</w:t>
            </w:r>
          </w:p>
        </w:tc>
        <w:tc>
          <w:tcPr>
            <w:tcW w:w="581" w:type="dxa"/>
            <w:vAlign w:val="center"/>
          </w:tcPr>
          <w:p w14:paraId="119A2241" w14:textId="77777777" w:rsidR="009D024F" w:rsidRPr="00A57033" w:rsidRDefault="009D024F" w:rsidP="00E133E2">
            <w:pPr>
              <w:spacing w:line="276" w:lineRule="auto"/>
              <w:jc w:val="center"/>
              <w:rPr>
                <w:sz w:val="16"/>
                <w:szCs w:val="16"/>
                <w:lang w:val="vi-VN"/>
              </w:rPr>
            </w:pPr>
            <w:r w:rsidRPr="00A57033">
              <w:rPr>
                <w:sz w:val="16"/>
                <w:szCs w:val="16"/>
                <w:lang w:val="vi-VN"/>
              </w:rPr>
              <w:t>0.992</w:t>
            </w:r>
          </w:p>
        </w:tc>
      </w:tr>
      <w:tr w:rsidR="009D024F" w:rsidRPr="00A57033" w14:paraId="1E27D356" w14:textId="77777777" w:rsidTr="00023FC2">
        <w:trPr>
          <w:trHeight w:val="212"/>
        </w:trPr>
        <w:tc>
          <w:tcPr>
            <w:tcW w:w="821" w:type="dxa"/>
            <w:vMerge/>
            <w:vAlign w:val="center"/>
          </w:tcPr>
          <w:p w14:paraId="41754A87" w14:textId="77777777" w:rsidR="009D024F" w:rsidRPr="00A57033" w:rsidRDefault="009D024F" w:rsidP="00E133E2">
            <w:pPr>
              <w:spacing w:line="276" w:lineRule="auto"/>
              <w:jc w:val="center"/>
              <w:rPr>
                <w:sz w:val="16"/>
                <w:szCs w:val="16"/>
                <w:lang w:val="vi-VN"/>
              </w:rPr>
            </w:pPr>
          </w:p>
        </w:tc>
        <w:tc>
          <w:tcPr>
            <w:tcW w:w="661" w:type="dxa"/>
            <w:vAlign w:val="center"/>
          </w:tcPr>
          <w:p w14:paraId="4BB8FF46" w14:textId="77777777" w:rsidR="009D024F" w:rsidRPr="00A57033" w:rsidRDefault="009D024F" w:rsidP="00E133E2">
            <w:pPr>
              <w:spacing w:line="276" w:lineRule="auto"/>
              <w:jc w:val="center"/>
              <w:rPr>
                <w:sz w:val="16"/>
                <w:szCs w:val="16"/>
                <w:lang w:val="vi-VN"/>
              </w:rPr>
            </w:pPr>
            <w:r w:rsidRPr="00A57033">
              <w:rPr>
                <w:sz w:val="16"/>
                <w:szCs w:val="16"/>
                <w:lang w:val="vi-VN"/>
              </w:rPr>
              <w:t>RMSE</w:t>
            </w:r>
          </w:p>
        </w:tc>
        <w:tc>
          <w:tcPr>
            <w:tcW w:w="656" w:type="dxa"/>
            <w:vAlign w:val="center"/>
          </w:tcPr>
          <w:p w14:paraId="1325FF4B" w14:textId="77777777" w:rsidR="009D024F" w:rsidRPr="00A57033" w:rsidRDefault="009D024F" w:rsidP="00E133E2">
            <w:pPr>
              <w:spacing w:line="276" w:lineRule="auto"/>
              <w:jc w:val="center"/>
              <w:rPr>
                <w:sz w:val="16"/>
                <w:szCs w:val="16"/>
                <w:lang w:val="vi-VN"/>
              </w:rPr>
            </w:pPr>
            <w:r w:rsidRPr="00A57033">
              <w:rPr>
                <w:sz w:val="16"/>
                <w:szCs w:val="16"/>
                <w:lang w:val="vi-VN"/>
              </w:rPr>
              <w:t>67.75</w:t>
            </w:r>
          </w:p>
        </w:tc>
        <w:tc>
          <w:tcPr>
            <w:tcW w:w="576" w:type="dxa"/>
            <w:vAlign w:val="center"/>
          </w:tcPr>
          <w:p w14:paraId="33BF9213" w14:textId="77777777" w:rsidR="009D024F" w:rsidRPr="00A57033" w:rsidRDefault="009D024F" w:rsidP="00E133E2">
            <w:pPr>
              <w:spacing w:line="276" w:lineRule="auto"/>
              <w:jc w:val="center"/>
              <w:rPr>
                <w:sz w:val="16"/>
                <w:szCs w:val="16"/>
                <w:lang w:val="vi-VN"/>
              </w:rPr>
            </w:pPr>
            <w:r w:rsidRPr="00A57033">
              <w:rPr>
                <w:sz w:val="16"/>
                <w:szCs w:val="16"/>
                <w:lang w:val="vi-VN"/>
              </w:rPr>
              <w:t>71.65</w:t>
            </w:r>
          </w:p>
        </w:tc>
        <w:tc>
          <w:tcPr>
            <w:tcW w:w="576" w:type="dxa"/>
            <w:vAlign w:val="center"/>
          </w:tcPr>
          <w:p w14:paraId="5753B4B9" w14:textId="77777777" w:rsidR="009D024F" w:rsidRPr="00A57033" w:rsidRDefault="009D024F" w:rsidP="00E133E2">
            <w:pPr>
              <w:spacing w:line="276" w:lineRule="auto"/>
              <w:jc w:val="center"/>
              <w:rPr>
                <w:sz w:val="16"/>
                <w:szCs w:val="16"/>
                <w:lang w:val="vi-VN"/>
              </w:rPr>
            </w:pPr>
            <w:r w:rsidRPr="00A57033">
              <w:rPr>
                <w:sz w:val="16"/>
                <w:szCs w:val="16"/>
                <w:lang w:val="vi-VN"/>
              </w:rPr>
              <w:t>33.96</w:t>
            </w:r>
          </w:p>
        </w:tc>
        <w:tc>
          <w:tcPr>
            <w:tcW w:w="249" w:type="dxa"/>
            <w:vAlign w:val="center"/>
          </w:tcPr>
          <w:p w14:paraId="41490489" w14:textId="77777777" w:rsidR="009D024F" w:rsidRPr="00A57033" w:rsidRDefault="009D024F" w:rsidP="00E133E2">
            <w:pPr>
              <w:spacing w:line="276" w:lineRule="auto"/>
              <w:jc w:val="center"/>
              <w:rPr>
                <w:sz w:val="16"/>
                <w:szCs w:val="16"/>
                <w:lang w:val="vi-VN"/>
              </w:rPr>
            </w:pPr>
            <w:r w:rsidRPr="00A57033">
              <w:rPr>
                <w:sz w:val="16"/>
                <w:szCs w:val="16"/>
                <w:lang w:val="vi-VN"/>
              </w:rPr>
              <w:t>33.56</w:t>
            </w:r>
          </w:p>
        </w:tc>
        <w:tc>
          <w:tcPr>
            <w:tcW w:w="903" w:type="dxa"/>
            <w:vAlign w:val="center"/>
          </w:tcPr>
          <w:p w14:paraId="293FC1C1" w14:textId="77777777" w:rsidR="009D024F" w:rsidRPr="00A57033" w:rsidRDefault="009D024F" w:rsidP="00E133E2">
            <w:pPr>
              <w:spacing w:line="276" w:lineRule="auto"/>
              <w:jc w:val="center"/>
              <w:rPr>
                <w:sz w:val="16"/>
                <w:szCs w:val="16"/>
                <w:lang w:val="vi-VN"/>
              </w:rPr>
            </w:pPr>
            <w:r w:rsidRPr="00A57033">
              <w:rPr>
                <w:sz w:val="16"/>
                <w:szCs w:val="16"/>
                <w:lang w:val="vi-VN"/>
              </w:rPr>
              <w:t>77.63</w:t>
            </w:r>
          </w:p>
        </w:tc>
        <w:tc>
          <w:tcPr>
            <w:tcW w:w="581" w:type="dxa"/>
            <w:vAlign w:val="center"/>
          </w:tcPr>
          <w:p w14:paraId="0DF8D59E" w14:textId="77777777" w:rsidR="009D024F" w:rsidRPr="00A57033" w:rsidRDefault="009D024F" w:rsidP="00E133E2">
            <w:pPr>
              <w:spacing w:line="276" w:lineRule="auto"/>
              <w:jc w:val="center"/>
              <w:rPr>
                <w:sz w:val="16"/>
                <w:szCs w:val="16"/>
                <w:lang w:val="vi-VN"/>
              </w:rPr>
            </w:pPr>
            <w:r w:rsidRPr="00A57033">
              <w:rPr>
                <w:sz w:val="16"/>
                <w:szCs w:val="16"/>
                <w:lang w:val="vi-VN"/>
              </w:rPr>
              <w:t>75.54</w:t>
            </w:r>
          </w:p>
        </w:tc>
      </w:tr>
      <w:tr w:rsidR="009D024F" w:rsidRPr="00A57033" w14:paraId="3BC7EA55" w14:textId="77777777" w:rsidTr="00023FC2">
        <w:trPr>
          <w:trHeight w:val="212"/>
        </w:trPr>
        <w:tc>
          <w:tcPr>
            <w:tcW w:w="821" w:type="dxa"/>
            <w:vMerge/>
            <w:vAlign w:val="center"/>
          </w:tcPr>
          <w:p w14:paraId="78E341E9" w14:textId="77777777" w:rsidR="009D024F" w:rsidRPr="00A57033" w:rsidRDefault="009D024F" w:rsidP="00E133E2">
            <w:pPr>
              <w:spacing w:line="276" w:lineRule="auto"/>
              <w:jc w:val="center"/>
              <w:rPr>
                <w:sz w:val="16"/>
                <w:szCs w:val="16"/>
                <w:lang w:val="vi-VN"/>
              </w:rPr>
            </w:pPr>
          </w:p>
        </w:tc>
        <w:tc>
          <w:tcPr>
            <w:tcW w:w="661" w:type="dxa"/>
            <w:vAlign w:val="center"/>
          </w:tcPr>
          <w:p w14:paraId="41648646" w14:textId="77777777" w:rsidR="009D024F" w:rsidRPr="00A57033" w:rsidRDefault="009D024F" w:rsidP="00E133E2">
            <w:pPr>
              <w:spacing w:line="276" w:lineRule="auto"/>
              <w:jc w:val="center"/>
              <w:rPr>
                <w:sz w:val="16"/>
                <w:szCs w:val="16"/>
                <w:lang w:val="vi-VN"/>
              </w:rPr>
            </w:pPr>
            <w:r w:rsidRPr="00A57033">
              <w:rPr>
                <w:sz w:val="16"/>
                <w:szCs w:val="16"/>
                <w:lang w:val="vi-VN"/>
              </w:rPr>
              <w:t>MSLE</w:t>
            </w:r>
          </w:p>
        </w:tc>
        <w:tc>
          <w:tcPr>
            <w:tcW w:w="656" w:type="dxa"/>
            <w:vAlign w:val="center"/>
          </w:tcPr>
          <w:p w14:paraId="4880045F" w14:textId="77777777" w:rsidR="009D024F" w:rsidRPr="00A57033" w:rsidRDefault="009D024F" w:rsidP="00E133E2">
            <w:pPr>
              <w:spacing w:line="276" w:lineRule="auto"/>
              <w:jc w:val="center"/>
              <w:rPr>
                <w:sz w:val="16"/>
                <w:szCs w:val="16"/>
                <w:lang w:val="vi-VN"/>
              </w:rPr>
            </w:pPr>
            <w:r w:rsidRPr="00A57033">
              <w:rPr>
                <w:sz w:val="16"/>
                <w:szCs w:val="16"/>
                <w:lang w:val="vi-VN"/>
              </w:rPr>
              <w:t>15.17</w:t>
            </w:r>
          </w:p>
        </w:tc>
        <w:tc>
          <w:tcPr>
            <w:tcW w:w="576" w:type="dxa"/>
            <w:vAlign w:val="center"/>
          </w:tcPr>
          <w:p w14:paraId="72347B4A" w14:textId="77777777" w:rsidR="009D024F" w:rsidRPr="00A57033" w:rsidRDefault="009D024F" w:rsidP="00E133E2">
            <w:pPr>
              <w:spacing w:line="276" w:lineRule="auto"/>
              <w:jc w:val="center"/>
              <w:rPr>
                <w:sz w:val="16"/>
                <w:szCs w:val="16"/>
                <w:lang w:val="vi-VN"/>
              </w:rPr>
            </w:pPr>
            <w:r w:rsidRPr="00A57033">
              <w:rPr>
                <w:sz w:val="16"/>
                <w:szCs w:val="16"/>
                <w:lang w:val="vi-VN"/>
              </w:rPr>
              <w:t>15.44</w:t>
            </w:r>
          </w:p>
        </w:tc>
        <w:tc>
          <w:tcPr>
            <w:tcW w:w="576" w:type="dxa"/>
            <w:vAlign w:val="center"/>
          </w:tcPr>
          <w:p w14:paraId="626AAA5C" w14:textId="77777777" w:rsidR="009D024F" w:rsidRPr="00A57033" w:rsidRDefault="009D024F" w:rsidP="00E133E2">
            <w:pPr>
              <w:spacing w:line="276" w:lineRule="auto"/>
              <w:jc w:val="center"/>
              <w:rPr>
                <w:sz w:val="16"/>
                <w:szCs w:val="16"/>
                <w:lang w:val="vi-VN"/>
              </w:rPr>
            </w:pPr>
            <w:r w:rsidRPr="00A57033">
              <w:rPr>
                <w:sz w:val="16"/>
                <w:szCs w:val="16"/>
                <w:lang w:val="vi-VN"/>
              </w:rPr>
              <w:t>11.88</w:t>
            </w:r>
          </w:p>
        </w:tc>
        <w:tc>
          <w:tcPr>
            <w:tcW w:w="249" w:type="dxa"/>
            <w:vAlign w:val="center"/>
          </w:tcPr>
          <w:p w14:paraId="31167B97" w14:textId="77777777" w:rsidR="009D024F" w:rsidRPr="00A57033" w:rsidRDefault="009D024F" w:rsidP="00E133E2">
            <w:pPr>
              <w:spacing w:line="276" w:lineRule="auto"/>
              <w:jc w:val="center"/>
              <w:rPr>
                <w:sz w:val="16"/>
                <w:szCs w:val="16"/>
                <w:lang w:val="vi-VN"/>
              </w:rPr>
            </w:pPr>
            <w:r w:rsidRPr="00A57033">
              <w:rPr>
                <w:sz w:val="16"/>
                <w:szCs w:val="16"/>
                <w:lang w:val="vi-VN"/>
              </w:rPr>
              <w:t>11.8</w:t>
            </w:r>
          </w:p>
        </w:tc>
        <w:tc>
          <w:tcPr>
            <w:tcW w:w="903" w:type="dxa"/>
            <w:vAlign w:val="center"/>
          </w:tcPr>
          <w:p w14:paraId="46902679" w14:textId="77777777" w:rsidR="009D024F" w:rsidRPr="00A57033" w:rsidRDefault="009D024F" w:rsidP="00E133E2">
            <w:pPr>
              <w:spacing w:line="276" w:lineRule="auto"/>
              <w:jc w:val="center"/>
              <w:rPr>
                <w:sz w:val="16"/>
                <w:szCs w:val="16"/>
                <w:lang w:val="vi-VN"/>
              </w:rPr>
            </w:pPr>
            <w:r w:rsidRPr="00A57033">
              <w:rPr>
                <w:sz w:val="16"/>
                <w:szCs w:val="16"/>
                <w:lang w:val="vi-VN"/>
              </w:rPr>
              <w:t>15.22</w:t>
            </w:r>
          </w:p>
        </w:tc>
        <w:tc>
          <w:tcPr>
            <w:tcW w:w="581" w:type="dxa"/>
            <w:vAlign w:val="center"/>
          </w:tcPr>
          <w:p w14:paraId="2320C8E6" w14:textId="77777777" w:rsidR="009D024F" w:rsidRPr="00A57033" w:rsidRDefault="009D024F" w:rsidP="00E133E2">
            <w:pPr>
              <w:spacing w:line="276" w:lineRule="auto"/>
              <w:jc w:val="center"/>
              <w:rPr>
                <w:sz w:val="16"/>
                <w:szCs w:val="16"/>
                <w:lang w:val="vi-VN"/>
              </w:rPr>
            </w:pPr>
            <w:r w:rsidRPr="00A57033">
              <w:rPr>
                <w:sz w:val="16"/>
                <w:szCs w:val="16"/>
                <w:lang w:val="vi-VN"/>
              </w:rPr>
              <w:t>15.01</w:t>
            </w:r>
          </w:p>
        </w:tc>
      </w:tr>
      <w:tr w:rsidR="009D024F" w:rsidRPr="00A57033" w14:paraId="409C362C" w14:textId="77777777" w:rsidTr="00023FC2">
        <w:trPr>
          <w:trHeight w:val="212"/>
        </w:trPr>
        <w:tc>
          <w:tcPr>
            <w:tcW w:w="821" w:type="dxa"/>
            <w:vMerge w:val="restart"/>
            <w:vAlign w:val="center"/>
          </w:tcPr>
          <w:p w14:paraId="7F75A35B" w14:textId="77777777" w:rsidR="009D024F" w:rsidRPr="00A57033" w:rsidRDefault="009D024F" w:rsidP="00E133E2">
            <w:pPr>
              <w:spacing w:line="276" w:lineRule="auto"/>
              <w:jc w:val="center"/>
              <w:rPr>
                <w:sz w:val="16"/>
                <w:szCs w:val="16"/>
                <w:lang w:val="vi-VN"/>
              </w:rPr>
            </w:pPr>
            <w:r w:rsidRPr="00A57033">
              <w:rPr>
                <w:sz w:val="16"/>
                <w:szCs w:val="16"/>
                <w:lang w:val="vi-VN"/>
              </w:rPr>
              <w:t>GBT</w:t>
            </w:r>
          </w:p>
        </w:tc>
        <w:tc>
          <w:tcPr>
            <w:tcW w:w="661" w:type="dxa"/>
            <w:vAlign w:val="center"/>
          </w:tcPr>
          <w:p w14:paraId="5F08CA26" w14:textId="77777777" w:rsidR="009D024F" w:rsidRPr="00A57033" w:rsidRDefault="009D024F" w:rsidP="00E133E2">
            <w:pPr>
              <w:spacing w:line="276" w:lineRule="auto"/>
              <w:jc w:val="center"/>
              <w:rPr>
                <w:sz w:val="16"/>
                <w:szCs w:val="16"/>
                <w:lang w:val="vi-VN"/>
              </w:rPr>
            </w:pPr>
            <w:r w:rsidRPr="00A57033">
              <w:rPr>
                <w:sz w:val="16"/>
                <w:szCs w:val="16"/>
                <w:lang w:val="vi-VN"/>
              </w:rPr>
              <w:t>MAPE</w:t>
            </w:r>
          </w:p>
        </w:tc>
        <w:tc>
          <w:tcPr>
            <w:tcW w:w="656" w:type="dxa"/>
            <w:vAlign w:val="center"/>
          </w:tcPr>
          <w:p w14:paraId="6F4009D0" w14:textId="77777777" w:rsidR="009D024F" w:rsidRPr="00A57033" w:rsidRDefault="009D024F" w:rsidP="00E133E2">
            <w:pPr>
              <w:spacing w:line="276" w:lineRule="auto"/>
              <w:jc w:val="center"/>
              <w:rPr>
                <w:sz w:val="16"/>
                <w:szCs w:val="16"/>
                <w:lang w:val="vi-VN"/>
              </w:rPr>
            </w:pPr>
            <w:r w:rsidRPr="00A57033">
              <w:rPr>
                <w:sz w:val="16"/>
                <w:szCs w:val="16"/>
                <w:lang w:val="vi-VN"/>
              </w:rPr>
              <w:t>0.146</w:t>
            </w:r>
          </w:p>
        </w:tc>
        <w:tc>
          <w:tcPr>
            <w:tcW w:w="576" w:type="dxa"/>
            <w:vAlign w:val="center"/>
          </w:tcPr>
          <w:p w14:paraId="06C573FE" w14:textId="6013448C" w:rsidR="009D024F" w:rsidRPr="00A57033" w:rsidRDefault="009D024F" w:rsidP="00E133E2">
            <w:pPr>
              <w:spacing w:line="276" w:lineRule="auto"/>
              <w:jc w:val="center"/>
              <w:rPr>
                <w:sz w:val="16"/>
                <w:szCs w:val="16"/>
                <w:lang w:val="vi-VN"/>
              </w:rPr>
            </w:pPr>
            <w:r w:rsidRPr="00A57033">
              <w:rPr>
                <w:sz w:val="16"/>
                <w:szCs w:val="16"/>
                <w:lang w:val="vi-VN"/>
              </w:rPr>
              <w:t>0.</w:t>
            </w:r>
            <w:r w:rsidR="003C0ED7" w:rsidRPr="00A57033">
              <w:rPr>
                <w:sz w:val="16"/>
                <w:szCs w:val="16"/>
                <w:lang w:val="vi-VN"/>
              </w:rPr>
              <w:t>060</w:t>
            </w:r>
          </w:p>
        </w:tc>
        <w:tc>
          <w:tcPr>
            <w:tcW w:w="576" w:type="dxa"/>
            <w:vAlign w:val="center"/>
          </w:tcPr>
          <w:p w14:paraId="5FFF7B76" w14:textId="0F1D19F9" w:rsidR="009D024F" w:rsidRPr="00A57033" w:rsidRDefault="009D024F" w:rsidP="00E133E2">
            <w:pPr>
              <w:spacing w:line="276" w:lineRule="auto"/>
              <w:jc w:val="center"/>
              <w:rPr>
                <w:sz w:val="16"/>
                <w:szCs w:val="16"/>
                <w:lang w:val="vi-VN"/>
              </w:rPr>
            </w:pPr>
            <w:r w:rsidRPr="00A57033">
              <w:rPr>
                <w:sz w:val="16"/>
                <w:szCs w:val="16"/>
                <w:lang w:val="vi-VN"/>
              </w:rPr>
              <w:t>0.</w:t>
            </w:r>
            <w:r w:rsidR="00F54B80" w:rsidRPr="00A57033">
              <w:rPr>
                <w:sz w:val="16"/>
                <w:szCs w:val="16"/>
                <w:lang w:val="vi-VN"/>
              </w:rPr>
              <w:t>512</w:t>
            </w:r>
          </w:p>
        </w:tc>
        <w:tc>
          <w:tcPr>
            <w:tcW w:w="249" w:type="dxa"/>
            <w:vAlign w:val="center"/>
          </w:tcPr>
          <w:p w14:paraId="673053CD" w14:textId="03085A43" w:rsidR="009D024F" w:rsidRPr="00A57033" w:rsidRDefault="009D024F" w:rsidP="00E133E2">
            <w:pPr>
              <w:spacing w:line="276" w:lineRule="auto"/>
              <w:jc w:val="center"/>
              <w:rPr>
                <w:sz w:val="16"/>
                <w:szCs w:val="16"/>
                <w:lang w:val="vi-VN"/>
              </w:rPr>
            </w:pPr>
            <w:r w:rsidRPr="00A57033">
              <w:rPr>
                <w:sz w:val="16"/>
                <w:szCs w:val="16"/>
                <w:lang w:val="vi-VN"/>
              </w:rPr>
              <w:t>0.</w:t>
            </w:r>
            <w:r w:rsidR="00023FC2" w:rsidRPr="00A57033">
              <w:rPr>
                <w:sz w:val="16"/>
                <w:szCs w:val="16"/>
                <w:lang w:val="vi-VN"/>
              </w:rPr>
              <w:t>500</w:t>
            </w:r>
          </w:p>
        </w:tc>
        <w:tc>
          <w:tcPr>
            <w:tcW w:w="903" w:type="dxa"/>
            <w:vAlign w:val="center"/>
          </w:tcPr>
          <w:p w14:paraId="440BDBEE" w14:textId="0CDC0893" w:rsidR="009D024F" w:rsidRPr="00A57033" w:rsidRDefault="009D024F" w:rsidP="00E133E2">
            <w:pPr>
              <w:spacing w:line="276" w:lineRule="auto"/>
              <w:jc w:val="center"/>
              <w:rPr>
                <w:sz w:val="16"/>
                <w:szCs w:val="16"/>
                <w:lang w:val="vi-VN"/>
              </w:rPr>
            </w:pPr>
            <w:r w:rsidRPr="00A57033">
              <w:rPr>
                <w:sz w:val="16"/>
                <w:szCs w:val="16"/>
                <w:lang w:val="vi-VN"/>
              </w:rPr>
              <w:t>0.</w:t>
            </w:r>
            <w:r w:rsidR="00865F94" w:rsidRPr="00A57033">
              <w:rPr>
                <w:sz w:val="16"/>
                <w:szCs w:val="16"/>
                <w:lang w:val="vi-VN"/>
              </w:rPr>
              <w:t>068</w:t>
            </w:r>
          </w:p>
        </w:tc>
        <w:tc>
          <w:tcPr>
            <w:tcW w:w="581" w:type="dxa"/>
            <w:vAlign w:val="center"/>
          </w:tcPr>
          <w:p w14:paraId="160107FD" w14:textId="7E876BF3" w:rsidR="009D024F" w:rsidRPr="00A57033" w:rsidRDefault="009D024F" w:rsidP="00E133E2">
            <w:pPr>
              <w:spacing w:line="276" w:lineRule="auto"/>
              <w:jc w:val="center"/>
              <w:rPr>
                <w:sz w:val="16"/>
                <w:szCs w:val="16"/>
                <w:lang w:val="vi-VN"/>
              </w:rPr>
            </w:pPr>
            <w:r w:rsidRPr="00A57033">
              <w:rPr>
                <w:sz w:val="16"/>
                <w:szCs w:val="16"/>
                <w:lang w:val="vi-VN"/>
              </w:rPr>
              <w:t>0.</w:t>
            </w:r>
            <w:r w:rsidR="00362E57" w:rsidRPr="00A57033">
              <w:rPr>
                <w:sz w:val="16"/>
                <w:szCs w:val="16"/>
                <w:lang w:val="vi-VN"/>
              </w:rPr>
              <w:t>192</w:t>
            </w:r>
          </w:p>
        </w:tc>
      </w:tr>
      <w:tr w:rsidR="009D024F" w:rsidRPr="00A57033" w14:paraId="3EB3D6CA" w14:textId="77777777" w:rsidTr="00023FC2">
        <w:trPr>
          <w:trHeight w:val="212"/>
        </w:trPr>
        <w:tc>
          <w:tcPr>
            <w:tcW w:w="821" w:type="dxa"/>
            <w:vMerge/>
            <w:vAlign w:val="center"/>
          </w:tcPr>
          <w:p w14:paraId="43D717D7" w14:textId="77777777" w:rsidR="009D024F" w:rsidRPr="00A57033" w:rsidRDefault="009D024F" w:rsidP="00E133E2">
            <w:pPr>
              <w:spacing w:line="276" w:lineRule="auto"/>
              <w:jc w:val="center"/>
              <w:rPr>
                <w:sz w:val="16"/>
                <w:szCs w:val="16"/>
                <w:lang w:val="vi-VN"/>
              </w:rPr>
            </w:pPr>
          </w:p>
        </w:tc>
        <w:tc>
          <w:tcPr>
            <w:tcW w:w="661" w:type="dxa"/>
            <w:vAlign w:val="center"/>
          </w:tcPr>
          <w:p w14:paraId="2DBA757D" w14:textId="77777777" w:rsidR="009D024F" w:rsidRPr="00A57033" w:rsidRDefault="009D024F" w:rsidP="00E133E2">
            <w:pPr>
              <w:spacing w:line="276" w:lineRule="auto"/>
              <w:jc w:val="center"/>
              <w:rPr>
                <w:sz w:val="16"/>
                <w:szCs w:val="16"/>
                <w:lang w:val="vi-VN"/>
              </w:rPr>
            </w:pPr>
            <w:r w:rsidRPr="00A57033">
              <w:rPr>
                <w:sz w:val="16"/>
                <w:szCs w:val="16"/>
                <w:lang w:val="vi-VN"/>
              </w:rPr>
              <w:t>RMSE</w:t>
            </w:r>
          </w:p>
        </w:tc>
        <w:tc>
          <w:tcPr>
            <w:tcW w:w="656" w:type="dxa"/>
            <w:vAlign w:val="center"/>
          </w:tcPr>
          <w:p w14:paraId="653A02D7" w14:textId="4C10DE67" w:rsidR="009D024F" w:rsidRPr="00A57033" w:rsidRDefault="00FC6676" w:rsidP="00E133E2">
            <w:pPr>
              <w:spacing w:line="276" w:lineRule="auto"/>
              <w:jc w:val="center"/>
              <w:rPr>
                <w:sz w:val="16"/>
                <w:szCs w:val="16"/>
                <w:lang w:val="vi-VN"/>
              </w:rPr>
            </w:pPr>
            <w:r w:rsidRPr="00A57033">
              <w:rPr>
                <w:sz w:val="16"/>
                <w:szCs w:val="16"/>
                <w:lang w:val="vi-VN"/>
              </w:rPr>
              <w:t>10.077</w:t>
            </w:r>
          </w:p>
        </w:tc>
        <w:tc>
          <w:tcPr>
            <w:tcW w:w="576" w:type="dxa"/>
            <w:vAlign w:val="center"/>
          </w:tcPr>
          <w:p w14:paraId="7D8BE86A" w14:textId="439676B4" w:rsidR="009D024F" w:rsidRPr="00A57033" w:rsidRDefault="009853C7" w:rsidP="00E133E2">
            <w:pPr>
              <w:spacing w:line="276" w:lineRule="auto"/>
              <w:jc w:val="center"/>
              <w:rPr>
                <w:sz w:val="16"/>
                <w:szCs w:val="16"/>
                <w:lang w:val="vi-VN"/>
              </w:rPr>
            </w:pPr>
            <w:r w:rsidRPr="00A57033">
              <w:rPr>
                <w:sz w:val="16"/>
                <w:szCs w:val="16"/>
                <w:lang w:val="vi-VN"/>
              </w:rPr>
              <w:t>4.350</w:t>
            </w:r>
          </w:p>
        </w:tc>
        <w:tc>
          <w:tcPr>
            <w:tcW w:w="576" w:type="dxa"/>
            <w:vAlign w:val="center"/>
          </w:tcPr>
          <w:p w14:paraId="7B602370" w14:textId="1CC5BD2B" w:rsidR="009D024F" w:rsidRPr="00A57033" w:rsidRDefault="00A35AD1" w:rsidP="00E133E2">
            <w:pPr>
              <w:spacing w:line="276" w:lineRule="auto"/>
              <w:ind w:left="45" w:hanging="141"/>
              <w:jc w:val="center"/>
              <w:rPr>
                <w:sz w:val="16"/>
                <w:szCs w:val="16"/>
                <w:lang w:val="vi-VN"/>
              </w:rPr>
            </w:pPr>
            <w:r w:rsidRPr="00A57033">
              <w:rPr>
                <w:sz w:val="16"/>
                <w:szCs w:val="16"/>
                <w:lang w:val="vi-VN"/>
              </w:rPr>
              <w:t>15.144</w:t>
            </w:r>
          </w:p>
        </w:tc>
        <w:tc>
          <w:tcPr>
            <w:tcW w:w="249" w:type="dxa"/>
            <w:vAlign w:val="center"/>
          </w:tcPr>
          <w:p w14:paraId="323C867C" w14:textId="0869D814" w:rsidR="009D024F" w:rsidRPr="00A57033" w:rsidRDefault="00023FC2" w:rsidP="00E133E2">
            <w:pPr>
              <w:spacing w:line="276" w:lineRule="auto"/>
              <w:ind w:hanging="90"/>
              <w:jc w:val="center"/>
              <w:rPr>
                <w:sz w:val="16"/>
                <w:szCs w:val="16"/>
                <w:lang w:val="vi-VN"/>
              </w:rPr>
            </w:pPr>
            <w:r w:rsidRPr="00A57033">
              <w:rPr>
                <w:sz w:val="16"/>
                <w:szCs w:val="16"/>
                <w:lang w:val="vi-VN"/>
              </w:rPr>
              <w:t>14.776</w:t>
            </w:r>
          </w:p>
        </w:tc>
        <w:tc>
          <w:tcPr>
            <w:tcW w:w="903" w:type="dxa"/>
            <w:vAlign w:val="center"/>
          </w:tcPr>
          <w:p w14:paraId="57001431" w14:textId="31DBE7AA" w:rsidR="009D024F" w:rsidRPr="00A57033" w:rsidRDefault="00241422" w:rsidP="00E133E2">
            <w:pPr>
              <w:spacing w:line="276" w:lineRule="auto"/>
              <w:jc w:val="center"/>
              <w:rPr>
                <w:sz w:val="16"/>
                <w:szCs w:val="16"/>
                <w:lang w:val="vi-VN"/>
              </w:rPr>
            </w:pPr>
            <w:r w:rsidRPr="00A57033">
              <w:rPr>
                <w:sz w:val="16"/>
                <w:szCs w:val="16"/>
                <w:lang w:val="vi-VN"/>
              </w:rPr>
              <w:t>7.804</w:t>
            </w:r>
          </w:p>
        </w:tc>
        <w:tc>
          <w:tcPr>
            <w:tcW w:w="581" w:type="dxa"/>
            <w:vAlign w:val="center"/>
          </w:tcPr>
          <w:p w14:paraId="39139124" w14:textId="7020455A" w:rsidR="009D024F" w:rsidRPr="00A57033" w:rsidRDefault="00D60F44" w:rsidP="00E133E2">
            <w:pPr>
              <w:spacing w:line="276" w:lineRule="auto"/>
              <w:ind w:hanging="89"/>
              <w:jc w:val="center"/>
              <w:rPr>
                <w:sz w:val="16"/>
                <w:szCs w:val="16"/>
                <w:lang w:val="vi-VN"/>
              </w:rPr>
            </w:pPr>
            <w:r w:rsidRPr="00A57033">
              <w:rPr>
                <w:sz w:val="16"/>
                <w:szCs w:val="16"/>
                <w:lang w:val="vi-VN"/>
              </w:rPr>
              <w:t>17.854</w:t>
            </w:r>
          </w:p>
        </w:tc>
      </w:tr>
      <w:tr w:rsidR="009D024F" w:rsidRPr="00A57033" w14:paraId="0CE6A7BB" w14:textId="77777777" w:rsidTr="00023FC2">
        <w:trPr>
          <w:trHeight w:val="212"/>
        </w:trPr>
        <w:tc>
          <w:tcPr>
            <w:tcW w:w="821" w:type="dxa"/>
            <w:vMerge/>
            <w:vAlign w:val="center"/>
          </w:tcPr>
          <w:p w14:paraId="1443CC84" w14:textId="77777777" w:rsidR="009D024F" w:rsidRPr="00A57033" w:rsidRDefault="009D024F" w:rsidP="00E133E2">
            <w:pPr>
              <w:spacing w:line="276" w:lineRule="auto"/>
              <w:jc w:val="center"/>
              <w:rPr>
                <w:sz w:val="16"/>
                <w:szCs w:val="16"/>
                <w:lang w:val="vi-VN"/>
              </w:rPr>
            </w:pPr>
          </w:p>
        </w:tc>
        <w:tc>
          <w:tcPr>
            <w:tcW w:w="661" w:type="dxa"/>
            <w:vAlign w:val="center"/>
          </w:tcPr>
          <w:p w14:paraId="0809A239" w14:textId="77777777" w:rsidR="009D024F" w:rsidRPr="00A57033" w:rsidRDefault="009D024F" w:rsidP="00E133E2">
            <w:pPr>
              <w:spacing w:line="276" w:lineRule="auto"/>
              <w:jc w:val="center"/>
              <w:rPr>
                <w:sz w:val="16"/>
                <w:szCs w:val="16"/>
                <w:lang w:val="vi-VN"/>
              </w:rPr>
            </w:pPr>
            <w:r w:rsidRPr="00A57033">
              <w:rPr>
                <w:sz w:val="16"/>
                <w:szCs w:val="16"/>
                <w:lang w:val="vi-VN"/>
              </w:rPr>
              <w:t>MSLE</w:t>
            </w:r>
          </w:p>
        </w:tc>
        <w:tc>
          <w:tcPr>
            <w:tcW w:w="656" w:type="dxa"/>
            <w:vAlign w:val="center"/>
          </w:tcPr>
          <w:p w14:paraId="74A11602" w14:textId="0EAD73DA" w:rsidR="009D024F" w:rsidRPr="00A57033" w:rsidRDefault="009D024F" w:rsidP="00E133E2">
            <w:pPr>
              <w:spacing w:line="276" w:lineRule="auto"/>
              <w:jc w:val="center"/>
              <w:rPr>
                <w:sz w:val="16"/>
                <w:szCs w:val="16"/>
                <w:lang w:val="vi-VN"/>
              </w:rPr>
            </w:pPr>
            <w:r w:rsidRPr="00A57033">
              <w:rPr>
                <w:sz w:val="16"/>
                <w:szCs w:val="16"/>
                <w:lang w:val="vi-VN"/>
              </w:rPr>
              <w:t>0.</w:t>
            </w:r>
            <w:r w:rsidR="003C0ED7" w:rsidRPr="00A57033">
              <w:rPr>
                <w:sz w:val="16"/>
                <w:szCs w:val="16"/>
                <w:lang w:val="vi-VN"/>
              </w:rPr>
              <w:t>031</w:t>
            </w:r>
          </w:p>
        </w:tc>
        <w:tc>
          <w:tcPr>
            <w:tcW w:w="576" w:type="dxa"/>
            <w:vAlign w:val="center"/>
          </w:tcPr>
          <w:p w14:paraId="62D6387F" w14:textId="58BAB9C5" w:rsidR="009D024F" w:rsidRPr="00A57033" w:rsidRDefault="009D024F" w:rsidP="00E133E2">
            <w:pPr>
              <w:spacing w:line="276" w:lineRule="auto"/>
              <w:jc w:val="center"/>
              <w:rPr>
                <w:sz w:val="16"/>
                <w:szCs w:val="16"/>
                <w:lang w:val="vi-VN"/>
              </w:rPr>
            </w:pPr>
            <w:r w:rsidRPr="00A57033">
              <w:rPr>
                <w:sz w:val="16"/>
                <w:szCs w:val="16"/>
                <w:lang w:val="vi-VN"/>
              </w:rPr>
              <w:t>0.</w:t>
            </w:r>
            <w:r w:rsidR="009853C7" w:rsidRPr="00A57033">
              <w:rPr>
                <w:sz w:val="16"/>
                <w:szCs w:val="16"/>
                <w:lang w:val="vi-VN"/>
              </w:rPr>
              <w:t>007</w:t>
            </w:r>
          </w:p>
        </w:tc>
        <w:tc>
          <w:tcPr>
            <w:tcW w:w="576" w:type="dxa"/>
            <w:vAlign w:val="center"/>
          </w:tcPr>
          <w:p w14:paraId="4F423E05" w14:textId="0BC6AE97" w:rsidR="009D024F" w:rsidRPr="00A57033" w:rsidRDefault="009D024F" w:rsidP="00E133E2">
            <w:pPr>
              <w:spacing w:line="276" w:lineRule="auto"/>
              <w:jc w:val="center"/>
              <w:rPr>
                <w:sz w:val="16"/>
                <w:szCs w:val="16"/>
                <w:lang w:val="vi-VN"/>
              </w:rPr>
            </w:pPr>
            <w:r w:rsidRPr="00A57033">
              <w:rPr>
                <w:sz w:val="16"/>
                <w:szCs w:val="16"/>
                <w:lang w:val="vi-VN"/>
              </w:rPr>
              <w:t>0.</w:t>
            </w:r>
            <w:r w:rsidR="00D66AD8" w:rsidRPr="00A57033">
              <w:rPr>
                <w:sz w:val="16"/>
                <w:szCs w:val="16"/>
                <w:lang w:val="vi-VN"/>
              </w:rPr>
              <w:t>167</w:t>
            </w:r>
          </w:p>
        </w:tc>
        <w:tc>
          <w:tcPr>
            <w:tcW w:w="249" w:type="dxa"/>
            <w:vAlign w:val="center"/>
          </w:tcPr>
          <w:p w14:paraId="3B523682" w14:textId="4B8B11E7" w:rsidR="009D024F" w:rsidRPr="00A57033" w:rsidRDefault="009D024F" w:rsidP="00E133E2">
            <w:pPr>
              <w:spacing w:line="276" w:lineRule="auto"/>
              <w:jc w:val="center"/>
              <w:rPr>
                <w:sz w:val="16"/>
                <w:szCs w:val="16"/>
                <w:lang w:val="vi-VN"/>
              </w:rPr>
            </w:pPr>
            <w:r w:rsidRPr="00A57033">
              <w:rPr>
                <w:sz w:val="16"/>
                <w:szCs w:val="16"/>
                <w:lang w:val="vi-VN"/>
              </w:rPr>
              <w:t>0.</w:t>
            </w:r>
            <w:r w:rsidR="00F91C7C" w:rsidRPr="00A57033">
              <w:rPr>
                <w:sz w:val="16"/>
                <w:szCs w:val="16"/>
                <w:lang w:val="vi-VN"/>
              </w:rPr>
              <w:t>161</w:t>
            </w:r>
          </w:p>
        </w:tc>
        <w:tc>
          <w:tcPr>
            <w:tcW w:w="903" w:type="dxa"/>
            <w:vAlign w:val="center"/>
          </w:tcPr>
          <w:p w14:paraId="5C01FA42" w14:textId="66D31138" w:rsidR="009D024F" w:rsidRPr="00A57033" w:rsidRDefault="009D024F" w:rsidP="00E133E2">
            <w:pPr>
              <w:spacing w:line="276" w:lineRule="auto"/>
              <w:jc w:val="center"/>
              <w:rPr>
                <w:sz w:val="16"/>
                <w:szCs w:val="16"/>
                <w:lang w:val="vi-VN"/>
              </w:rPr>
            </w:pPr>
            <w:r w:rsidRPr="00A57033">
              <w:rPr>
                <w:sz w:val="16"/>
                <w:szCs w:val="16"/>
                <w:lang w:val="vi-VN"/>
              </w:rPr>
              <w:t>0.00</w:t>
            </w:r>
            <w:r w:rsidR="00EB4B2D" w:rsidRPr="00A57033">
              <w:rPr>
                <w:sz w:val="16"/>
                <w:szCs w:val="16"/>
                <w:lang w:val="vi-VN"/>
              </w:rPr>
              <w:t>8</w:t>
            </w:r>
          </w:p>
        </w:tc>
        <w:tc>
          <w:tcPr>
            <w:tcW w:w="581" w:type="dxa"/>
            <w:vAlign w:val="center"/>
          </w:tcPr>
          <w:p w14:paraId="52EA986E" w14:textId="6966087A" w:rsidR="009D024F" w:rsidRPr="00A57033" w:rsidRDefault="009D024F" w:rsidP="00E133E2">
            <w:pPr>
              <w:spacing w:line="276" w:lineRule="auto"/>
              <w:jc w:val="center"/>
              <w:rPr>
                <w:sz w:val="16"/>
                <w:szCs w:val="16"/>
                <w:lang w:val="vi-VN"/>
              </w:rPr>
            </w:pPr>
            <w:r w:rsidRPr="00A57033">
              <w:rPr>
                <w:sz w:val="16"/>
                <w:szCs w:val="16"/>
                <w:lang w:val="vi-VN"/>
              </w:rPr>
              <w:t>0.</w:t>
            </w:r>
            <w:r w:rsidR="00D60F44" w:rsidRPr="00A57033">
              <w:rPr>
                <w:sz w:val="16"/>
                <w:szCs w:val="16"/>
                <w:lang w:val="vi-VN"/>
              </w:rPr>
              <w:t>058</w:t>
            </w:r>
          </w:p>
        </w:tc>
      </w:tr>
      <w:tr w:rsidR="009D024F" w:rsidRPr="00A57033" w14:paraId="6C84A643" w14:textId="77777777" w:rsidTr="00023FC2">
        <w:trPr>
          <w:trHeight w:val="212"/>
        </w:trPr>
        <w:tc>
          <w:tcPr>
            <w:tcW w:w="821" w:type="dxa"/>
            <w:vMerge w:val="restart"/>
            <w:vAlign w:val="center"/>
          </w:tcPr>
          <w:p w14:paraId="07BD5667" w14:textId="77777777" w:rsidR="009D024F" w:rsidRPr="00A57033" w:rsidRDefault="009D024F" w:rsidP="00E133E2">
            <w:pPr>
              <w:spacing w:line="276" w:lineRule="auto"/>
              <w:jc w:val="center"/>
              <w:rPr>
                <w:sz w:val="16"/>
                <w:szCs w:val="16"/>
                <w:lang w:val="vi-VN"/>
              </w:rPr>
            </w:pPr>
            <w:r w:rsidRPr="00A57033">
              <w:rPr>
                <w:sz w:val="16"/>
                <w:szCs w:val="16"/>
                <w:lang w:val="vi-VN"/>
              </w:rPr>
              <w:t>HMM</w:t>
            </w:r>
          </w:p>
        </w:tc>
        <w:tc>
          <w:tcPr>
            <w:tcW w:w="661" w:type="dxa"/>
            <w:vAlign w:val="center"/>
          </w:tcPr>
          <w:p w14:paraId="05A85A01" w14:textId="77777777" w:rsidR="009D024F" w:rsidRPr="00A57033" w:rsidRDefault="009D024F" w:rsidP="00E133E2">
            <w:pPr>
              <w:spacing w:line="276" w:lineRule="auto"/>
              <w:jc w:val="center"/>
              <w:rPr>
                <w:sz w:val="16"/>
                <w:szCs w:val="16"/>
                <w:lang w:val="vi-VN"/>
              </w:rPr>
            </w:pPr>
            <w:r w:rsidRPr="00A57033">
              <w:rPr>
                <w:sz w:val="16"/>
                <w:szCs w:val="16"/>
                <w:lang w:val="vi-VN"/>
              </w:rPr>
              <w:t>MAPE</w:t>
            </w:r>
          </w:p>
        </w:tc>
        <w:tc>
          <w:tcPr>
            <w:tcW w:w="656" w:type="dxa"/>
            <w:vAlign w:val="center"/>
          </w:tcPr>
          <w:p w14:paraId="26918EC3" w14:textId="355D3A7C" w:rsidR="009D024F" w:rsidRPr="00540D7D" w:rsidRDefault="009D024F" w:rsidP="00E133E2">
            <w:pPr>
              <w:spacing w:line="276" w:lineRule="auto"/>
              <w:jc w:val="center"/>
              <w:rPr>
                <w:color w:val="FF0000"/>
                <w:sz w:val="16"/>
                <w:szCs w:val="16"/>
              </w:rPr>
            </w:pPr>
            <w:r w:rsidRPr="00C14C73">
              <w:rPr>
                <w:color w:val="FF0000"/>
                <w:sz w:val="16"/>
                <w:szCs w:val="16"/>
                <w:lang w:val="vi-VN"/>
              </w:rPr>
              <w:t>0.02</w:t>
            </w:r>
            <w:r w:rsidR="008D3C60">
              <w:rPr>
                <w:color w:val="FF0000"/>
                <w:sz w:val="16"/>
                <w:szCs w:val="16"/>
              </w:rPr>
              <w:t>5</w:t>
            </w:r>
          </w:p>
        </w:tc>
        <w:tc>
          <w:tcPr>
            <w:tcW w:w="576" w:type="dxa"/>
            <w:vAlign w:val="center"/>
          </w:tcPr>
          <w:p w14:paraId="391EA3BC" w14:textId="7477B326" w:rsidR="009D024F" w:rsidRPr="00620E00" w:rsidRDefault="009D024F" w:rsidP="00E133E2">
            <w:pPr>
              <w:spacing w:line="276" w:lineRule="auto"/>
              <w:jc w:val="center"/>
              <w:rPr>
                <w:color w:val="FF0000"/>
                <w:sz w:val="16"/>
                <w:szCs w:val="16"/>
              </w:rPr>
            </w:pPr>
            <w:r w:rsidRPr="00C14C73">
              <w:rPr>
                <w:color w:val="FF0000"/>
                <w:sz w:val="16"/>
                <w:szCs w:val="16"/>
                <w:lang w:val="vi-VN"/>
              </w:rPr>
              <w:t>0.02</w:t>
            </w:r>
            <w:r w:rsidR="00620E00">
              <w:rPr>
                <w:color w:val="FF0000"/>
                <w:sz w:val="16"/>
                <w:szCs w:val="16"/>
              </w:rPr>
              <w:t>4</w:t>
            </w:r>
          </w:p>
        </w:tc>
        <w:tc>
          <w:tcPr>
            <w:tcW w:w="576" w:type="dxa"/>
            <w:vAlign w:val="center"/>
          </w:tcPr>
          <w:p w14:paraId="677C356B" w14:textId="43458DFE" w:rsidR="009D024F" w:rsidRPr="00E717A0" w:rsidRDefault="009D024F" w:rsidP="00E133E2">
            <w:pPr>
              <w:spacing w:line="276" w:lineRule="auto"/>
              <w:jc w:val="center"/>
              <w:rPr>
                <w:color w:val="FF0000"/>
                <w:sz w:val="16"/>
                <w:szCs w:val="16"/>
              </w:rPr>
            </w:pPr>
            <w:r w:rsidRPr="00C14C73">
              <w:rPr>
                <w:color w:val="FF0000"/>
                <w:sz w:val="16"/>
                <w:szCs w:val="16"/>
                <w:lang w:val="vi-VN"/>
              </w:rPr>
              <w:t>0.01</w:t>
            </w:r>
            <w:r w:rsidR="00162615">
              <w:rPr>
                <w:color w:val="FF0000"/>
                <w:sz w:val="16"/>
                <w:szCs w:val="16"/>
              </w:rPr>
              <w:t>8</w:t>
            </w:r>
          </w:p>
        </w:tc>
        <w:tc>
          <w:tcPr>
            <w:tcW w:w="249" w:type="dxa"/>
            <w:vAlign w:val="center"/>
          </w:tcPr>
          <w:p w14:paraId="231A26B6" w14:textId="77777777" w:rsidR="009D024F" w:rsidRPr="00C14C73" w:rsidRDefault="009D024F" w:rsidP="00E133E2">
            <w:pPr>
              <w:spacing w:line="276" w:lineRule="auto"/>
              <w:jc w:val="center"/>
              <w:rPr>
                <w:color w:val="FF0000"/>
                <w:sz w:val="16"/>
                <w:szCs w:val="16"/>
                <w:lang w:val="vi-VN"/>
              </w:rPr>
            </w:pPr>
            <w:r w:rsidRPr="00C14C73">
              <w:rPr>
                <w:color w:val="FF0000"/>
                <w:sz w:val="16"/>
                <w:szCs w:val="16"/>
                <w:lang w:val="vi-VN"/>
              </w:rPr>
              <w:t>0.017</w:t>
            </w:r>
          </w:p>
        </w:tc>
        <w:tc>
          <w:tcPr>
            <w:tcW w:w="903" w:type="dxa"/>
            <w:vAlign w:val="center"/>
          </w:tcPr>
          <w:p w14:paraId="3D4BC99E" w14:textId="01C6FF9F" w:rsidR="009D024F" w:rsidRPr="00BB268E" w:rsidRDefault="009D024F" w:rsidP="00E133E2">
            <w:pPr>
              <w:spacing w:line="276" w:lineRule="auto"/>
              <w:jc w:val="center"/>
              <w:rPr>
                <w:color w:val="FF0000"/>
                <w:sz w:val="16"/>
                <w:szCs w:val="16"/>
              </w:rPr>
            </w:pPr>
            <w:r w:rsidRPr="00C14C73">
              <w:rPr>
                <w:color w:val="FF0000"/>
                <w:sz w:val="16"/>
                <w:szCs w:val="16"/>
                <w:lang w:val="vi-VN"/>
              </w:rPr>
              <w:t>0.01</w:t>
            </w:r>
            <w:r w:rsidR="00BB268E">
              <w:rPr>
                <w:color w:val="FF0000"/>
                <w:sz w:val="16"/>
                <w:szCs w:val="16"/>
              </w:rPr>
              <w:t>8</w:t>
            </w:r>
          </w:p>
        </w:tc>
        <w:tc>
          <w:tcPr>
            <w:tcW w:w="581" w:type="dxa"/>
            <w:vAlign w:val="center"/>
          </w:tcPr>
          <w:p w14:paraId="1F828067" w14:textId="77777777" w:rsidR="009D024F" w:rsidRPr="00C14C73" w:rsidRDefault="009D024F" w:rsidP="00E133E2">
            <w:pPr>
              <w:spacing w:line="276" w:lineRule="auto"/>
              <w:jc w:val="center"/>
              <w:rPr>
                <w:color w:val="FF0000"/>
                <w:sz w:val="16"/>
                <w:szCs w:val="16"/>
                <w:lang w:val="vi-VN"/>
              </w:rPr>
            </w:pPr>
            <w:r w:rsidRPr="00C14C73">
              <w:rPr>
                <w:color w:val="FF0000"/>
                <w:sz w:val="16"/>
                <w:szCs w:val="16"/>
                <w:lang w:val="vi-VN"/>
              </w:rPr>
              <w:t>0.017</w:t>
            </w:r>
          </w:p>
        </w:tc>
      </w:tr>
      <w:tr w:rsidR="009D024F" w:rsidRPr="00A57033" w14:paraId="2CE374CF" w14:textId="77777777" w:rsidTr="00023FC2">
        <w:trPr>
          <w:trHeight w:val="212"/>
        </w:trPr>
        <w:tc>
          <w:tcPr>
            <w:tcW w:w="821" w:type="dxa"/>
            <w:vMerge/>
            <w:vAlign w:val="center"/>
          </w:tcPr>
          <w:p w14:paraId="37EB570B" w14:textId="77777777" w:rsidR="009D024F" w:rsidRPr="00A57033" w:rsidRDefault="009D024F" w:rsidP="00E133E2">
            <w:pPr>
              <w:spacing w:line="276" w:lineRule="auto"/>
              <w:jc w:val="center"/>
              <w:rPr>
                <w:sz w:val="16"/>
                <w:szCs w:val="16"/>
                <w:lang w:val="vi-VN"/>
              </w:rPr>
            </w:pPr>
          </w:p>
        </w:tc>
        <w:tc>
          <w:tcPr>
            <w:tcW w:w="661" w:type="dxa"/>
            <w:vAlign w:val="center"/>
          </w:tcPr>
          <w:p w14:paraId="5A7720D4" w14:textId="77777777" w:rsidR="009D024F" w:rsidRPr="00A57033" w:rsidRDefault="009D024F" w:rsidP="00E133E2">
            <w:pPr>
              <w:spacing w:line="276" w:lineRule="auto"/>
              <w:jc w:val="center"/>
              <w:rPr>
                <w:sz w:val="16"/>
                <w:szCs w:val="16"/>
                <w:lang w:val="vi-VN"/>
              </w:rPr>
            </w:pPr>
            <w:r w:rsidRPr="00A57033">
              <w:rPr>
                <w:sz w:val="16"/>
                <w:szCs w:val="16"/>
                <w:lang w:val="vi-VN"/>
              </w:rPr>
              <w:t>RMSE</w:t>
            </w:r>
          </w:p>
        </w:tc>
        <w:tc>
          <w:tcPr>
            <w:tcW w:w="656" w:type="dxa"/>
            <w:vAlign w:val="center"/>
          </w:tcPr>
          <w:p w14:paraId="27334B12" w14:textId="2F5386F6" w:rsidR="009D024F" w:rsidRPr="00540D7D" w:rsidRDefault="00540D7D" w:rsidP="00E133E2">
            <w:pPr>
              <w:spacing w:line="276" w:lineRule="auto"/>
              <w:jc w:val="center"/>
              <w:rPr>
                <w:sz w:val="16"/>
                <w:szCs w:val="16"/>
              </w:rPr>
            </w:pPr>
            <w:r>
              <w:rPr>
                <w:sz w:val="16"/>
                <w:szCs w:val="16"/>
              </w:rPr>
              <w:t>2.004</w:t>
            </w:r>
          </w:p>
        </w:tc>
        <w:tc>
          <w:tcPr>
            <w:tcW w:w="576" w:type="dxa"/>
            <w:vAlign w:val="center"/>
          </w:tcPr>
          <w:p w14:paraId="75D3B426" w14:textId="5C3A4F02" w:rsidR="009D024F" w:rsidRPr="00355DD6" w:rsidRDefault="009D024F" w:rsidP="00E133E2">
            <w:pPr>
              <w:spacing w:line="276" w:lineRule="auto"/>
              <w:jc w:val="center"/>
              <w:rPr>
                <w:sz w:val="16"/>
                <w:szCs w:val="16"/>
              </w:rPr>
            </w:pPr>
            <w:r w:rsidRPr="00A57033">
              <w:rPr>
                <w:sz w:val="16"/>
                <w:szCs w:val="16"/>
                <w:lang w:val="vi-VN"/>
              </w:rPr>
              <w:t>1.</w:t>
            </w:r>
            <w:r w:rsidR="00355DD6">
              <w:rPr>
                <w:sz w:val="16"/>
                <w:szCs w:val="16"/>
              </w:rPr>
              <w:t>976</w:t>
            </w:r>
          </w:p>
        </w:tc>
        <w:tc>
          <w:tcPr>
            <w:tcW w:w="576" w:type="dxa"/>
            <w:vAlign w:val="center"/>
          </w:tcPr>
          <w:p w14:paraId="55B30200" w14:textId="42C9E9B1" w:rsidR="009D024F" w:rsidRPr="006E2ECE" w:rsidRDefault="009D024F" w:rsidP="00E133E2">
            <w:pPr>
              <w:spacing w:line="276" w:lineRule="auto"/>
              <w:jc w:val="center"/>
              <w:rPr>
                <w:sz w:val="16"/>
                <w:szCs w:val="16"/>
              </w:rPr>
            </w:pPr>
            <w:r w:rsidRPr="00A57033">
              <w:rPr>
                <w:sz w:val="16"/>
                <w:szCs w:val="16"/>
                <w:lang w:val="vi-VN"/>
              </w:rPr>
              <w:t>0.6</w:t>
            </w:r>
            <w:r w:rsidR="006E2ECE">
              <w:rPr>
                <w:sz w:val="16"/>
                <w:szCs w:val="16"/>
              </w:rPr>
              <w:t>69</w:t>
            </w:r>
          </w:p>
        </w:tc>
        <w:tc>
          <w:tcPr>
            <w:tcW w:w="249" w:type="dxa"/>
            <w:vAlign w:val="center"/>
          </w:tcPr>
          <w:p w14:paraId="4F609EEE" w14:textId="4C24427F" w:rsidR="009D024F" w:rsidRPr="009631D2" w:rsidRDefault="009D024F" w:rsidP="00E133E2">
            <w:pPr>
              <w:spacing w:line="276" w:lineRule="auto"/>
              <w:jc w:val="center"/>
              <w:rPr>
                <w:sz w:val="16"/>
                <w:szCs w:val="16"/>
              </w:rPr>
            </w:pPr>
            <w:r w:rsidRPr="00A57033">
              <w:rPr>
                <w:sz w:val="16"/>
                <w:szCs w:val="16"/>
                <w:lang w:val="vi-VN"/>
              </w:rPr>
              <w:t>0.6</w:t>
            </w:r>
            <w:r w:rsidR="009631D2">
              <w:rPr>
                <w:sz w:val="16"/>
                <w:szCs w:val="16"/>
              </w:rPr>
              <w:t>55</w:t>
            </w:r>
          </w:p>
        </w:tc>
        <w:tc>
          <w:tcPr>
            <w:tcW w:w="903" w:type="dxa"/>
            <w:vAlign w:val="center"/>
          </w:tcPr>
          <w:p w14:paraId="48BDDDA3" w14:textId="4310258D" w:rsidR="009D024F" w:rsidRPr="00BB268E" w:rsidRDefault="009D024F" w:rsidP="00E133E2">
            <w:pPr>
              <w:spacing w:line="276" w:lineRule="auto"/>
              <w:jc w:val="center"/>
              <w:rPr>
                <w:sz w:val="16"/>
                <w:szCs w:val="16"/>
              </w:rPr>
            </w:pPr>
            <w:r w:rsidRPr="00A57033">
              <w:rPr>
                <w:sz w:val="16"/>
                <w:szCs w:val="16"/>
                <w:lang w:val="vi-VN"/>
              </w:rPr>
              <w:t>1.</w:t>
            </w:r>
            <w:r w:rsidR="00BB268E">
              <w:rPr>
                <w:sz w:val="16"/>
                <w:szCs w:val="16"/>
              </w:rPr>
              <w:t>807</w:t>
            </w:r>
          </w:p>
        </w:tc>
        <w:tc>
          <w:tcPr>
            <w:tcW w:w="581" w:type="dxa"/>
            <w:vAlign w:val="center"/>
          </w:tcPr>
          <w:p w14:paraId="36EC9380" w14:textId="77777777" w:rsidR="009D024F" w:rsidRPr="00A57033" w:rsidRDefault="009D024F" w:rsidP="00E133E2">
            <w:pPr>
              <w:spacing w:line="276" w:lineRule="auto"/>
              <w:jc w:val="center"/>
              <w:rPr>
                <w:sz w:val="16"/>
                <w:szCs w:val="16"/>
                <w:lang w:val="vi-VN"/>
              </w:rPr>
            </w:pPr>
            <w:r w:rsidRPr="00A57033">
              <w:rPr>
                <w:sz w:val="16"/>
                <w:szCs w:val="16"/>
                <w:lang w:val="vi-VN"/>
              </w:rPr>
              <w:t>1.753</w:t>
            </w:r>
          </w:p>
        </w:tc>
      </w:tr>
      <w:tr w:rsidR="009D024F" w:rsidRPr="00A57033" w14:paraId="05F1A8DD" w14:textId="77777777" w:rsidTr="00023FC2">
        <w:trPr>
          <w:trHeight w:val="212"/>
        </w:trPr>
        <w:tc>
          <w:tcPr>
            <w:tcW w:w="821" w:type="dxa"/>
            <w:vMerge/>
            <w:vAlign w:val="center"/>
          </w:tcPr>
          <w:p w14:paraId="2D0504D7" w14:textId="77777777" w:rsidR="009D024F" w:rsidRPr="00A57033" w:rsidRDefault="009D024F" w:rsidP="00E133E2">
            <w:pPr>
              <w:spacing w:line="276" w:lineRule="auto"/>
              <w:jc w:val="center"/>
              <w:rPr>
                <w:sz w:val="16"/>
                <w:szCs w:val="16"/>
                <w:lang w:val="vi-VN"/>
              </w:rPr>
            </w:pPr>
          </w:p>
        </w:tc>
        <w:tc>
          <w:tcPr>
            <w:tcW w:w="661" w:type="dxa"/>
            <w:vAlign w:val="center"/>
          </w:tcPr>
          <w:p w14:paraId="34976534" w14:textId="77777777" w:rsidR="009D024F" w:rsidRPr="00A57033" w:rsidRDefault="009D024F" w:rsidP="00E133E2">
            <w:pPr>
              <w:spacing w:line="276" w:lineRule="auto"/>
              <w:jc w:val="center"/>
              <w:rPr>
                <w:sz w:val="16"/>
                <w:szCs w:val="16"/>
                <w:lang w:val="vi-VN"/>
              </w:rPr>
            </w:pPr>
            <w:r w:rsidRPr="00A57033">
              <w:rPr>
                <w:sz w:val="16"/>
                <w:szCs w:val="16"/>
                <w:lang w:val="vi-VN"/>
              </w:rPr>
              <w:t>MSLE</w:t>
            </w:r>
          </w:p>
        </w:tc>
        <w:tc>
          <w:tcPr>
            <w:tcW w:w="656" w:type="dxa"/>
            <w:vAlign w:val="center"/>
          </w:tcPr>
          <w:p w14:paraId="2F123F1A" w14:textId="2A76A5B8" w:rsidR="009D024F" w:rsidRPr="00FE5A13" w:rsidRDefault="00E0700F" w:rsidP="00E133E2">
            <w:pPr>
              <w:spacing w:line="276" w:lineRule="auto"/>
              <w:jc w:val="center"/>
              <w:rPr>
                <w:color w:val="FF0000"/>
                <w:sz w:val="16"/>
                <w:szCs w:val="16"/>
                <w:lang w:val="vi-VN"/>
              </w:rPr>
            </w:pPr>
            <w:r>
              <w:rPr>
                <w:color w:val="FF0000"/>
                <w:sz w:val="16"/>
                <w:szCs w:val="16"/>
              </w:rPr>
              <w:t>0.001</w:t>
            </w:r>
          </w:p>
        </w:tc>
        <w:tc>
          <w:tcPr>
            <w:tcW w:w="576" w:type="dxa"/>
            <w:vAlign w:val="center"/>
          </w:tcPr>
          <w:p w14:paraId="6A0B9FA9" w14:textId="042E1FF4" w:rsidR="009D024F" w:rsidRPr="00FE5A13" w:rsidRDefault="00CF6759" w:rsidP="00E133E2">
            <w:pPr>
              <w:spacing w:line="276" w:lineRule="auto"/>
              <w:jc w:val="center"/>
              <w:rPr>
                <w:color w:val="FF0000"/>
                <w:sz w:val="16"/>
                <w:szCs w:val="16"/>
                <w:lang w:val="vi-VN"/>
              </w:rPr>
            </w:pPr>
            <w:r>
              <w:rPr>
                <w:color w:val="FF0000"/>
                <w:sz w:val="16"/>
                <w:szCs w:val="16"/>
              </w:rPr>
              <w:t>9</w:t>
            </w:r>
            <w:r w:rsidR="009D024F" w:rsidRPr="00FE5A13">
              <w:rPr>
                <w:color w:val="FF0000"/>
                <w:sz w:val="16"/>
                <w:szCs w:val="16"/>
                <w:lang w:val="vi-VN"/>
              </w:rPr>
              <w:t>e-4</w:t>
            </w:r>
          </w:p>
        </w:tc>
        <w:tc>
          <w:tcPr>
            <w:tcW w:w="576" w:type="dxa"/>
            <w:vAlign w:val="center"/>
          </w:tcPr>
          <w:p w14:paraId="5AF900B7" w14:textId="322E4A0F" w:rsidR="009D024F" w:rsidRPr="00FE5A13" w:rsidRDefault="00847B6D" w:rsidP="00E133E2">
            <w:pPr>
              <w:spacing w:line="276" w:lineRule="auto"/>
              <w:jc w:val="center"/>
              <w:rPr>
                <w:color w:val="FF0000"/>
                <w:sz w:val="16"/>
                <w:szCs w:val="16"/>
                <w:lang w:val="vi-VN"/>
              </w:rPr>
            </w:pPr>
            <w:r>
              <w:rPr>
                <w:color w:val="FF0000"/>
                <w:sz w:val="16"/>
                <w:szCs w:val="16"/>
              </w:rPr>
              <w:t>5</w:t>
            </w:r>
            <w:r w:rsidR="009D024F" w:rsidRPr="00FE5A13">
              <w:rPr>
                <w:color w:val="FF0000"/>
                <w:sz w:val="16"/>
                <w:szCs w:val="16"/>
                <w:lang w:val="vi-VN"/>
              </w:rPr>
              <w:t>e-4</w:t>
            </w:r>
          </w:p>
        </w:tc>
        <w:tc>
          <w:tcPr>
            <w:tcW w:w="249" w:type="dxa"/>
            <w:vAlign w:val="center"/>
          </w:tcPr>
          <w:p w14:paraId="1D9D6305" w14:textId="63708E6B" w:rsidR="009D024F" w:rsidRPr="00FE5A13" w:rsidRDefault="00FE536F" w:rsidP="00E133E2">
            <w:pPr>
              <w:spacing w:line="276" w:lineRule="auto"/>
              <w:jc w:val="center"/>
              <w:rPr>
                <w:color w:val="FF0000"/>
                <w:sz w:val="16"/>
                <w:szCs w:val="16"/>
                <w:lang w:val="vi-VN"/>
              </w:rPr>
            </w:pPr>
            <w:r>
              <w:rPr>
                <w:color w:val="FF0000"/>
                <w:sz w:val="16"/>
                <w:szCs w:val="16"/>
              </w:rPr>
              <w:t>5</w:t>
            </w:r>
            <w:r w:rsidR="009D024F" w:rsidRPr="00FE5A13">
              <w:rPr>
                <w:color w:val="FF0000"/>
                <w:sz w:val="16"/>
                <w:szCs w:val="16"/>
                <w:lang w:val="vi-VN"/>
              </w:rPr>
              <w:t>e-4</w:t>
            </w:r>
          </w:p>
        </w:tc>
        <w:tc>
          <w:tcPr>
            <w:tcW w:w="903" w:type="dxa"/>
            <w:vAlign w:val="center"/>
          </w:tcPr>
          <w:p w14:paraId="39EC77EE" w14:textId="6C1E75C3" w:rsidR="009D024F" w:rsidRPr="00FE5A13" w:rsidRDefault="00EE0DF8" w:rsidP="00E133E2">
            <w:pPr>
              <w:spacing w:line="276" w:lineRule="auto"/>
              <w:jc w:val="center"/>
              <w:rPr>
                <w:color w:val="FF0000"/>
                <w:sz w:val="16"/>
                <w:szCs w:val="16"/>
                <w:lang w:val="vi-VN"/>
              </w:rPr>
            </w:pPr>
            <w:r>
              <w:rPr>
                <w:sz w:val="16"/>
                <w:szCs w:val="16"/>
              </w:rPr>
              <w:t>5</w:t>
            </w:r>
            <w:r w:rsidR="009D024F" w:rsidRPr="00AE16C4">
              <w:rPr>
                <w:sz w:val="16"/>
                <w:szCs w:val="16"/>
                <w:lang w:val="vi-VN"/>
              </w:rPr>
              <w:t>e-4</w:t>
            </w:r>
          </w:p>
        </w:tc>
        <w:tc>
          <w:tcPr>
            <w:tcW w:w="581" w:type="dxa"/>
            <w:vAlign w:val="center"/>
          </w:tcPr>
          <w:p w14:paraId="3FC1B962" w14:textId="11D7D8C4" w:rsidR="009D024F" w:rsidRPr="00FE5A13" w:rsidRDefault="00CF4B10" w:rsidP="00E133E2">
            <w:pPr>
              <w:spacing w:line="276" w:lineRule="auto"/>
              <w:jc w:val="center"/>
              <w:rPr>
                <w:color w:val="FF0000"/>
                <w:sz w:val="16"/>
                <w:szCs w:val="16"/>
                <w:lang w:val="vi-VN"/>
              </w:rPr>
            </w:pPr>
            <w:r>
              <w:rPr>
                <w:color w:val="FF0000"/>
                <w:sz w:val="16"/>
                <w:szCs w:val="16"/>
              </w:rPr>
              <w:t>5</w:t>
            </w:r>
            <w:r w:rsidR="009D024F" w:rsidRPr="00FE5A13">
              <w:rPr>
                <w:color w:val="FF0000"/>
                <w:sz w:val="16"/>
                <w:szCs w:val="16"/>
                <w:lang w:val="vi-VN"/>
              </w:rPr>
              <w:t>e-4</w:t>
            </w:r>
          </w:p>
        </w:tc>
      </w:tr>
      <w:tr w:rsidR="009D024F" w:rsidRPr="00A57033" w14:paraId="739060EE" w14:textId="77777777" w:rsidTr="00023FC2">
        <w:trPr>
          <w:trHeight w:val="212"/>
        </w:trPr>
        <w:tc>
          <w:tcPr>
            <w:tcW w:w="821" w:type="dxa"/>
            <w:vMerge w:val="restart"/>
            <w:vAlign w:val="center"/>
          </w:tcPr>
          <w:p w14:paraId="22E7EBF8" w14:textId="77777777" w:rsidR="009D024F" w:rsidRPr="00A57033" w:rsidRDefault="009D024F" w:rsidP="00E133E2">
            <w:pPr>
              <w:spacing w:line="276" w:lineRule="auto"/>
              <w:jc w:val="center"/>
              <w:rPr>
                <w:sz w:val="16"/>
                <w:szCs w:val="16"/>
                <w:lang w:val="vi-VN"/>
              </w:rPr>
            </w:pPr>
            <w:r w:rsidRPr="00A57033">
              <w:rPr>
                <w:sz w:val="16"/>
                <w:szCs w:val="16"/>
                <w:lang w:val="vi-VN"/>
              </w:rPr>
              <w:t>XGBoost</w:t>
            </w:r>
          </w:p>
        </w:tc>
        <w:tc>
          <w:tcPr>
            <w:tcW w:w="661" w:type="dxa"/>
            <w:vAlign w:val="center"/>
          </w:tcPr>
          <w:p w14:paraId="36546016" w14:textId="77777777" w:rsidR="009D024F" w:rsidRPr="00A57033" w:rsidRDefault="009D024F" w:rsidP="00E133E2">
            <w:pPr>
              <w:spacing w:line="276" w:lineRule="auto"/>
              <w:jc w:val="center"/>
              <w:rPr>
                <w:sz w:val="16"/>
                <w:szCs w:val="16"/>
                <w:lang w:val="vi-VN"/>
              </w:rPr>
            </w:pPr>
            <w:r w:rsidRPr="00A57033">
              <w:rPr>
                <w:sz w:val="16"/>
                <w:szCs w:val="16"/>
                <w:lang w:val="vi-VN"/>
              </w:rPr>
              <w:t>MAPE</w:t>
            </w:r>
          </w:p>
        </w:tc>
        <w:tc>
          <w:tcPr>
            <w:tcW w:w="656" w:type="dxa"/>
            <w:vAlign w:val="center"/>
          </w:tcPr>
          <w:p w14:paraId="5DF70169" w14:textId="77777777" w:rsidR="009D024F" w:rsidRPr="00A57033" w:rsidRDefault="009D024F" w:rsidP="00E133E2">
            <w:pPr>
              <w:spacing w:line="276" w:lineRule="auto"/>
              <w:jc w:val="center"/>
              <w:rPr>
                <w:sz w:val="16"/>
                <w:szCs w:val="16"/>
                <w:lang w:val="vi-VN"/>
              </w:rPr>
            </w:pPr>
            <w:r w:rsidRPr="00A57033">
              <w:rPr>
                <w:sz w:val="16"/>
                <w:szCs w:val="16"/>
                <w:lang w:val="vi-VN"/>
              </w:rPr>
              <w:t>0.043</w:t>
            </w:r>
          </w:p>
        </w:tc>
        <w:tc>
          <w:tcPr>
            <w:tcW w:w="576" w:type="dxa"/>
            <w:vAlign w:val="center"/>
          </w:tcPr>
          <w:p w14:paraId="67FDF5AE" w14:textId="77777777" w:rsidR="009D024F" w:rsidRPr="00A57033" w:rsidRDefault="009D024F" w:rsidP="00E133E2">
            <w:pPr>
              <w:spacing w:line="276" w:lineRule="auto"/>
              <w:jc w:val="center"/>
              <w:rPr>
                <w:sz w:val="16"/>
                <w:szCs w:val="16"/>
                <w:lang w:val="vi-VN"/>
              </w:rPr>
            </w:pPr>
            <w:r w:rsidRPr="00A57033">
              <w:rPr>
                <w:sz w:val="16"/>
                <w:szCs w:val="16"/>
                <w:lang w:val="vi-VN"/>
              </w:rPr>
              <w:t>0.041</w:t>
            </w:r>
          </w:p>
        </w:tc>
        <w:tc>
          <w:tcPr>
            <w:tcW w:w="576" w:type="dxa"/>
            <w:vAlign w:val="center"/>
          </w:tcPr>
          <w:p w14:paraId="14C6FA91" w14:textId="77777777" w:rsidR="009D024F" w:rsidRPr="00A57033" w:rsidRDefault="009D024F" w:rsidP="00E133E2">
            <w:pPr>
              <w:spacing w:line="276" w:lineRule="auto"/>
              <w:jc w:val="center"/>
              <w:rPr>
                <w:sz w:val="16"/>
                <w:szCs w:val="16"/>
                <w:lang w:val="vi-VN"/>
              </w:rPr>
            </w:pPr>
            <w:r w:rsidRPr="00A57033">
              <w:rPr>
                <w:sz w:val="16"/>
                <w:szCs w:val="16"/>
                <w:lang w:val="vi-VN"/>
              </w:rPr>
              <w:t>0.312</w:t>
            </w:r>
          </w:p>
        </w:tc>
        <w:tc>
          <w:tcPr>
            <w:tcW w:w="249" w:type="dxa"/>
            <w:vAlign w:val="center"/>
          </w:tcPr>
          <w:p w14:paraId="308744CC" w14:textId="77777777" w:rsidR="009D024F" w:rsidRPr="00A57033" w:rsidRDefault="009D024F" w:rsidP="00E133E2">
            <w:pPr>
              <w:spacing w:line="276" w:lineRule="auto"/>
              <w:jc w:val="center"/>
              <w:rPr>
                <w:sz w:val="16"/>
                <w:szCs w:val="16"/>
                <w:lang w:val="vi-VN"/>
              </w:rPr>
            </w:pPr>
            <w:r w:rsidRPr="00A57033">
              <w:rPr>
                <w:sz w:val="16"/>
                <w:szCs w:val="16"/>
                <w:lang w:val="vi-VN"/>
              </w:rPr>
              <w:t>0.318</w:t>
            </w:r>
          </w:p>
        </w:tc>
        <w:tc>
          <w:tcPr>
            <w:tcW w:w="903" w:type="dxa"/>
            <w:vAlign w:val="center"/>
          </w:tcPr>
          <w:p w14:paraId="506721D2" w14:textId="77777777" w:rsidR="009D024F" w:rsidRPr="00A57033" w:rsidRDefault="009D024F" w:rsidP="00E133E2">
            <w:pPr>
              <w:spacing w:line="276" w:lineRule="auto"/>
              <w:jc w:val="center"/>
              <w:rPr>
                <w:sz w:val="16"/>
                <w:szCs w:val="16"/>
                <w:lang w:val="vi-VN"/>
              </w:rPr>
            </w:pPr>
            <w:r w:rsidRPr="00A57033">
              <w:rPr>
                <w:sz w:val="16"/>
                <w:szCs w:val="16"/>
                <w:lang w:val="vi-VN"/>
              </w:rPr>
              <w:t>0.105</w:t>
            </w:r>
          </w:p>
        </w:tc>
        <w:tc>
          <w:tcPr>
            <w:tcW w:w="581" w:type="dxa"/>
            <w:vAlign w:val="center"/>
          </w:tcPr>
          <w:p w14:paraId="1F895BB8" w14:textId="77777777" w:rsidR="009D024F" w:rsidRPr="00A57033" w:rsidRDefault="009D024F" w:rsidP="00E133E2">
            <w:pPr>
              <w:spacing w:line="276" w:lineRule="auto"/>
              <w:jc w:val="center"/>
              <w:rPr>
                <w:sz w:val="16"/>
                <w:szCs w:val="16"/>
                <w:lang w:val="vi-VN"/>
              </w:rPr>
            </w:pPr>
            <w:r w:rsidRPr="00A57033">
              <w:rPr>
                <w:sz w:val="16"/>
                <w:szCs w:val="16"/>
                <w:lang w:val="vi-VN"/>
              </w:rPr>
              <w:t>0.245</w:t>
            </w:r>
          </w:p>
        </w:tc>
      </w:tr>
      <w:tr w:rsidR="009D024F" w:rsidRPr="00A57033" w14:paraId="5B4C2D60" w14:textId="77777777" w:rsidTr="00023FC2">
        <w:trPr>
          <w:trHeight w:val="212"/>
        </w:trPr>
        <w:tc>
          <w:tcPr>
            <w:tcW w:w="821" w:type="dxa"/>
            <w:vMerge/>
            <w:vAlign w:val="center"/>
          </w:tcPr>
          <w:p w14:paraId="04E3886B" w14:textId="77777777" w:rsidR="009D024F" w:rsidRPr="00A57033" w:rsidRDefault="009D024F" w:rsidP="00E133E2">
            <w:pPr>
              <w:spacing w:line="276" w:lineRule="auto"/>
              <w:jc w:val="center"/>
              <w:rPr>
                <w:sz w:val="16"/>
                <w:szCs w:val="16"/>
                <w:lang w:val="vi-VN"/>
              </w:rPr>
            </w:pPr>
          </w:p>
        </w:tc>
        <w:tc>
          <w:tcPr>
            <w:tcW w:w="661" w:type="dxa"/>
            <w:vAlign w:val="center"/>
          </w:tcPr>
          <w:p w14:paraId="27F53163" w14:textId="77777777" w:rsidR="009D024F" w:rsidRPr="00A57033" w:rsidRDefault="009D024F" w:rsidP="00E133E2">
            <w:pPr>
              <w:spacing w:line="276" w:lineRule="auto"/>
              <w:jc w:val="center"/>
              <w:rPr>
                <w:sz w:val="16"/>
                <w:szCs w:val="16"/>
                <w:lang w:val="vi-VN"/>
              </w:rPr>
            </w:pPr>
            <w:r w:rsidRPr="00A57033">
              <w:rPr>
                <w:sz w:val="16"/>
                <w:szCs w:val="16"/>
                <w:lang w:val="vi-VN"/>
              </w:rPr>
              <w:t>RMSE</w:t>
            </w:r>
          </w:p>
        </w:tc>
        <w:tc>
          <w:tcPr>
            <w:tcW w:w="656" w:type="dxa"/>
            <w:vAlign w:val="center"/>
          </w:tcPr>
          <w:p w14:paraId="04746581" w14:textId="77777777" w:rsidR="009D024F" w:rsidRPr="00A57033" w:rsidRDefault="009D024F" w:rsidP="00E133E2">
            <w:pPr>
              <w:spacing w:line="276" w:lineRule="auto"/>
              <w:jc w:val="center"/>
              <w:rPr>
                <w:sz w:val="16"/>
                <w:szCs w:val="16"/>
                <w:lang w:val="vi-VN"/>
              </w:rPr>
            </w:pPr>
            <w:r w:rsidRPr="00A57033">
              <w:rPr>
                <w:sz w:val="16"/>
                <w:szCs w:val="16"/>
                <w:lang w:val="vi-VN"/>
              </w:rPr>
              <w:t>3.787</w:t>
            </w:r>
          </w:p>
        </w:tc>
        <w:tc>
          <w:tcPr>
            <w:tcW w:w="576" w:type="dxa"/>
            <w:vAlign w:val="center"/>
          </w:tcPr>
          <w:p w14:paraId="0066C4BB" w14:textId="5533938C" w:rsidR="009D024F" w:rsidRPr="00A57033" w:rsidRDefault="009D024F" w:rsidP="00E133E2">
            <w:pPr>
              <w:spacing w:line="276" w:lineRule="auto"/>
              <w:jc w:val="center"/>
              <w:rPr>
                <w:sz w:val="16"/>
                <w:szCs w:val="16"/>
                <w:lang w:val="vi-VN"/>
              </w:rPr>
            </w:pPr>
            <w:r w:rsidRPr="00A57033">
              <w:rPr>
                <w:sz w:val="16"/>
                <w:szCs w:val="16"/>
                <w:lang w:val="vi-VN"/>
              </w:rPr>
              <w:t>3.47</w:t>
            </w:r>
            <w:r w:rsidR="001D6ADE" w:rsidRPr="00A57033">
              <w:rPr>
                <w:sz w:val="16"/>
                <w:szCs w:val="16"/>
                <w:lang w:val="vi-VN"/>
              </w:rPr>
              <w:t>6</w:t>
            </w:r>
          </w:p>
        </w:tc>
        <w:tc>
          <w:tcPr>
            <w:tcW w:w="576" w:type="dxa"/>
            <w:vAlign w:val="center"/>
          </w:tcPr>
          <w:p w14:paraId="0195FCA0" w14:textId="77777777" w:rsidR="009D024F" w:rsidRPr="00A57033" w:rsidRDefault="009D024F" w:rsidP="00E133E2">
            <w:pPr>
              <w:spacing w:line="276" w:lineRule="auto"/>
              <w:jc w:val="center"/>
              <w:rPr>
                <w:sz w:val="16"/>
                <w:szCs w:val="16"/>
                <w:lang w:val="vi-VN"/>
              </w:rPr>
            </w:pPr>
            <w:r w:rsidRPr="00A57033">
              <w:rPr>
                <w:sz w:val="16"/>
                <w:szCs w:val="16"/>
                <w:lang w:val="vi-VN"/>
              </w:rPr>
              <w:t>13.73</w:t>
            </w:r>
          </w:p>
        </w:tc>
        <w:tc>
          <w:tcPr>
            <w:tcW w:w="249" w:type="dxa"/>
            <w:vAlign w:val="center"/>
          </w:tcPr>
          <w:p w14:paraId="72092C90" w14:textId="77777777" w:rsidR="009D024F" w:rsidRPr="00A57033" w:rsidRDefault="009D024F" w:rsidP="00E133E2">
            <w:pPr>
              <w:spacing w:line="276" w:lineRule="auto"/>
              <w:jc w:val="center"/>
              <w:rPr>
                <w:sz w:val="16"/>
                <w:szCs w:val="16"/>
                <w:lang w:val="vi-VN"/>
              </w:rPr>
            </w:pPr>
            <w:r w:rsidRPr="00A57033">
              <w:rPr>
                <w:sz w:val="16"/>
                <w:szCs w:val="16"/>
                <w:lang w:val="vi-VN"/>
              </w:rPr>
              <w:t>14.03</w:t>
            </w:r>
          </w:p>
        </w:tc>
        <w:tc>
          <w:tcPr>
            <w:tcW w:w="903" w:type="dxa"/>
            <w:vAlign w:val="center"/>
          </w:tcPr>
          <w:p w14:paraId="64FF7F7E" w14:textId="77777777" w:rsidR="009D024F" w:rsidRPr="00A57033" w:rsidRDefault="009D024F" w:rsidP="00E133E2">
            <w:pPr>
              <w:spacing w:line="276" w:lineRule="auto"/>
              <w:jc w:val="center"/>
              <w:rPr>
                <w:sz w:val="16"/>
                <w:szCs w:val="16"/>
                <w:lang w:val="vi-VN"/>
              </w:rPr>
            </w:pPr>
            <w:r w:rsidRPr="00A57033">
              <w:rPr>
                <w:sz w:val="16"/>
                <w:szCs w:val="16"/>
                <w:lang w:val="vi-VN"/>
              </w:rPr>
              <w:t>10.23</w:t>
            </w:r>
          </w:p>
        </w:tc>
        <w:tc>
          <w:tcPr>
            <w:tcW w:w="581" w:type="dxa"/>
            <w:vAlign w:val="center"/>
          </w:tcPr>
          <w:p w14:paraId="38CAE8A7" w14:textId="77777777" w:rsidR="009D024F" w:rsidRPr="00A57033" w:rsidRDefault="009D024F" w:rsidP="00E133E2">
            <w:pPr>
              <w:spacing w:line="276" w:lineRule="auto"/>
              <w:jc w:val="center"/>
              <w:rPr>
                <w:sz w:val="16"/>
                <w:szCs w:val="16"/>
                <w:lang w:val="vi-VN"/>
              </w:rPr>
            </w:pPr>
            <w:r w:rsidRPr="00A57033">
              <w:rPr>
                <w:sz w:val="16"/>
                <w:szCs w:val="16"/>
                <w:lang w:val="vi-VN"/>
              </w:rPr>
              <w:t>17.48</w:t>
            </w:r>
          </w:p>
        </w:tc>
      </w:tr>
      <w:tr w:rsidR="009D024F" w:rsidRPr="00A57033" w14:paraId="264E1616" w14:textId="77777777" w:rsidTr="00023FC2">
        <w:trPr>
          <w:trHeight w:val="212"/>
        </w:trPr>
        <w:tc>
          <w:tcPr>
            <w:tcW w:w="821" w:type="dxa"/>
            <w:vMerge/>
            <w:vAlign w:val="center"/>
          </w:tcPr>
          <w:p w14:paraId="1475AC7F" w14:textId="77777777" w:rsidR="009D024F" w:rsidRPr="00A57033" w:rsidRDefault="009D024F" w:rsidP="00E133E2">
            <w:pPr>
              <w:spacing w:line="276" w:lineRule="auto"/>
              <w:jc w:val="center"/>
              <w:rPr>
                <w:sz w:val="16"/>
                <w:szCs w:val="16"/>
                <w:lang w:val="vi-VN"/>
              </w:rPr>
            </w:pPr>
          </w:p>
        </w:tc>
        <w:tc>
          <w:tcPr>
            <w:tcW w:w="661" w:type="dxa"/>
            <w:vAlign w:val="center"/>
          </w:tcPr>
          <w:p w14:paraId="016737D7" w14:textId="77777777" w:rsidR="009D024F" w:rsidRPr="00A57033" w:rsidRDefault="009D024F" w:rsidP="00E133E2">
            <w:pPr>
              <w:spacing w:line="276" w:lineRule="auto"/>
              <w:jc w:val="center"/>
              <w:rPr>
                <w:sz w:val="16"/>
                <w:szCs w:val="16"/>
                <w:lang w:val="vi-VN"/>
              </w:rPr>
            </w:pPr>
            <w:r w:rsidRPr="00A57033">
              <w:rPr>
                <w:sz w:val="16"/>
                <w:szCs w:val="16"/>
                <w:lang w:val="vi-VN"/>
              </w:rPr>
              <w:t>MSLE</w:t>
            </w:r>
          </w:p>
        </w:tc>
        <w:tc>
          <w:tcPr>
            <w:tcW w:w="656" w:type="dxa"/>
            <w:vAlign w:val="center"/>
          </w:tcPr>
          <w:p w14:paraId="6FD5F351" w14:textId="77777777" w:rsidR="009D024F" w:rsidRPr="00A57033" w:rsidRDefault="009D024F" w:rsidP="00E133E2">
            <w:pPr>
              <w:spacing w:line="276" w:lineRule="auto"/>
              <w:jc w:val="center"/>
              <w:rPr>
                <w:sz w:val="16"/>
                <w:szCs w:val="16"/>
                <w:lang w:val="vi-VN"/>
              </w:rPr>
            </w:pPr>
            <w:r w:rsidRPr="00A57033">
              <w:rPr>
                <w:sz w:val="16"/>
                <w:szCs w:val="16"/>
                <w:lang w:val="vi-VN"/>
              </w:rPr>
              <w:t>0.005</w:t>
            </w:r>
          </w:p>
        </w:tc>
        <w:tc>
          <w:tcPr>
            <w:tcW w:w="576" w:type="dxa"/>
            <w:vAlign w:val="center"/>
          </w:tcPr>
          <w:p w14:paraId="7DE45DD0" w14:textId="77777777" w:rsidR="009D024F" w:rsidRPr="00A57033" w:rsidRDefault="009D024F" w:rsidP="00E133E2">
            <w:pPr>
              <w:spacing w:line="276" w:lineRule="auto"/>
              <w:jc w:val="center"/>
              <w:rPr>
                <w:sz w:val="16"/>
                <w:szCs w:val="16"/>
                <w:lang w:val="vi-VN"/>
              </w:rPr>
            </w:pPr>
            <w:r w:rsidRPr="00A57033">
              <w:rPr>
                <w:sz w:val="16"/>
                <w:szCs w:val="16"/>
                <w:lang w:val="vi-VN"/>
              </w:rPr>
              <w:t>0.004</w:t>
            </w:r>
          </w:p>
        </w:tc>
        <w:tc>
          <w:tcPr>
            <w:tcW w:w="576" w:type="dxa"/>
            <w:vAlign w:val="center"/>
          </w:tcPr>
          <w:p w14:paraId="3CEFF5D0" w14:textId="7791E65A" w:rsidR="009D024F" w:rsidRPr="00A57033" w:rsidRDefault="009D024F" w:rsidP="00E133E2">
            <w:pPr>
              <w:spacing w:line="276" w:lineRule="auto"/>
              <w:jc w:val="center"/>
              <w:rPr>
                <w:sz w:val="16"/>
                <w:szCs w:val="16"/>
                <w:lang w:val="vi-VN"/>
              </w:rPr>
            </w:pPr>
            <w:r w:rsidRPr="00A57033">
              <w:rPr>
                <w:sz w:val="16"/>
                <w:szCs w:val="16"/>
                <w:lang w:val="vi-VN"/>
              </w:rPr>
              <w:t>0.14</w:t>
            </w:r>
            <w:r w:rsidR="002C71DE" w:rsidRPr="00A57033">
              <w:rPr>
                <w:sz w:val="16"/>
                <w:szCs w:val="16"/>
                <w:lang w:val="vi-VN"/>
              </w:rPr>
              <w:t>4</w:t>
            </w:r>
          </w:p>
        </w:tc>
        <w:tc>
          <w:tcPr>
            <w:tcW w:w="249" w:type="dxa"/>
            <w:vAlign w:val="center"/>
          </w:tcPr>
          <w:p w14:paraId="5CB61323" w14:textId="77777777" w:rsidR="009D024F" w:rsidRPr="00A57033" w:rsidRDefault="009D024F" w:rsidP="00E133E2">
            <w:pPr>
              <w:spacing w:line="276" w:lineRule="auto"/>
              <w:jc w:val="center"/>
              <w:rPr>
                <w:sz w:val="16"/>
                <w:szCs w:val="16"/>
                <w:lang w:val="vi-VN"/>
              </w:rPr>
            </w:pPr>
            <w:r w:rsidRPr="00A57033">
              <w:rPr>
                <w:sz w:val="16"/>
                <w:szCs w:val="16"/>
                <w:lang w:val="vi-VN"/>
              </w:rPr>
              <w:t>0.149</w:t>
            </w:r>
          </w:p>
        </w:tc>
        <w:tc>
          <w:tcPr>
            <w:tcW w:w="903" w:type="dxa"/>
            <w:vAlign w:val="center"/>
          </w:tcPr>
          <w:p w14:paraId="5009191B" w14:textId="77777777" w:rsidR="009D024F" w:rsidRPr="00A57033" w:rsidRDefault="009D024F" w:rsidP="00E133E2">
            <w:pPr>
              <w:spacing w:line="276" w:lineRule="auto"/>
              <w:jc w:val="center"/>
              <w:rPr>
                <w:sz w:val="16"/>
                <w:szCs w:val="16"/>
                <w:lang w:val="vi-VN"/>
              </w:rPr>
            </w:pPr>
            <w:r w:rsidRPr="00A57033">
              <w:rPr>
                <w:sz w:val="16"/>
                <w:szCs w:val="16"/>
                <w:lang w:val="vi-VN"/>
              </w:rPr>
              <w:t>0.016</w:t>
            </w:r>
          </w:p>
        </w:tc>
        <w:tc>
          <w:tcPr>
            <w:tcW w:w="581" w:type="dxa"/>
            <w:vAlign w:val="center"/>
          </w:tcPr>
          <w:p w14:paraId="0814F029" w14:textId="77777777" w:rsidR="009D024F" w:rsidRPr="00A57033" w:rsidRDefault="009D024F" w:rsidP="00E133E2">
            <w:pPr>
              <w:spacing w:line="276" w:lineRule="auto"/>
              <w:jc w:val="center"/>
              <w:rPr>
                <w:sz w:val="16"/>
                <w:szCs w:val="16"/>
                <w:lang w:val="vi-VN"/>
              </w:rPr>
            </w:pPr>
            <w:r w:rsidRPr="00A57033">
              <w:rPr>
                <w:sz w:val="16"/>
                <w:szCs w:val="16"/>
                <w:lang w:val="vi-VN"/>
              </w:rPr>
              <w:t>0.056</w:t>
            </w:r>
          </w:p>
        </w:tc>
      </w:tr>
      <w:tr w:rsidR="009D024F" w:rsidRPr="00A57033" w14:paraId="6C0B40F7" w14:textId="77777777" w:rsidTr="00023FC2">
        <w:trPr>
          <w:trHeight w:val="212"/>
        </w:trPr>
        <w:tc>
          <w:tcPr>
            <w:tcW w:w="821" w:type="dxa"/>
            <w:vMerge w:val="restart"/>
            <w:vAlign w:val="center"/>
          </w:tcPr>
          <w:p w14:paraId="1CB1FE85" w14:textId="77777777" w:rsidR="009D024F" w:rsidRPr="00A57033" w:rsidRDefault="009D024F" w:rsidP="00E133E2">
            <w:pPr>
              <w:spacing w:line="276" w:lineRule="auto"/>
              <w:jc w:val="center"/>
              <w:rPr>
                <w:sz w:val="16"/>
                <w:szCs w:val="16"/>
                <w:lang w:val="vi-VN"/>
              </w:rPr>
            </w:pPr>
            <w:r w:rsidRPr="00A57033">
              <w:rPr>
                <w:sz w:val="16"/>
                <w:szCs w:val="16"/>
                <w:lang w:val="vi-VN"/>
              </w:rPr>
              <w:t>DFNN</w:t>
            </w:r>
          </w:p>
        </w:tc>
        <w:tc>
          <w:tcPr>
            <w:tcW w:w="661" w:type="dxa"/>
            <w:vAlign w:val="center"/>
          </w:tcPr>
          <w:p w14:paraId="737DF474" w14:textId="77777777" w:rsidR="009D024F" w:rsidRPr="00A57033" w:rsidRDefault="009D024F" w:rsidP="00E133E2">
            <w:pPr>
              <w:spacing w:line="276" w:lineRule="auto"/>
              <w:jc w:val="center"/>
              <w:rPr>
                <w:sz w:val="16"/>
                <w:szCs w:val="16"/>
                <w:lang w:val="vi-VN"/>
              </w:rPr>
            </w:pPr>
            <w:r w:rsidRPr="00A57033">
              <w:rPr>
                <w:sz w:val="16"/>
                <w:szCs w:val="16"/>
                <w:lang w:val="vi-VN"/>
              </w:rPr>
              <w:t>MAPE</w:t>
            </w:r>
          </w:p>
        </w:tc>
        <w:tc>
          <w:tcPr>
            <w:tcW w:w="656" w:type="dxa"/>
            <w:vAlign w:val="center"/>
          </w:tcPr>
          <w:p w14:paraId="4217F290" w14:textId="77777777" w:rsidR="009D024F" w:rsidRPr="00A57033" w:rsidRDefault="009D024F" w:rsidP="00E133E2">
            <w:pPr>
              <w:spacing w:line="276" w:lineRule="auto"/>
              <w:jc w:val="center"/>
              <w:rPr>
                <w:sz w:val="16"/>
                <w:szCs w:val="16"/>
                <w:lang w:val="vi-VN"/>
              </w:rPr>
            </w:pPr>
            <w:r w:rsidRPr="00A57033">
              <w:rPr>
                <w:sz w:val="16"/>
                <w:szCs w:val="16"/>
                <w:lang w:val="vi-VN"/>
              </w:rPr>
              <w:t>0.073</w:t>
            </w:r>
          </w:p>
        </w:tc>
        <w:tc>
          <w:tcPr>
            <w:tcW w:w="576" w:type="dxa"/>
            <w:vAlign w:val="center"/>
          </w:tcPr>
          <w:p w14:paraId="2BC151DC" w14:textId="77777777" w:rsidR="009D024F" w:rsidRPr="00A57033" w:rsidRDefault="009D024F" w:rsidP="00E133E2">
            <w:pPr>
              <w:spacing w:line="276" w:lineRule="auto"/>
              <w:jc w:val="center"/>
              <w:rPr>
                <w:sz w:val="16"/>
                <w:szCs w:val="16"/>
                <w:lang w:val="vi-VN"/>
              </w:rPr>
            </w:pPr>
            <w:r w:rsidRPr="00A57033">
              <w:rPr>
                <w:sz w:val="16"/>
                <w:szCs w:val="16"/>
                <w:lang w:val="vi-VN"/>
              </w:rPr>
              <w:t>0.071</w:t>
            </w:r>
          </w:p>
        </w:tc>
        <w:tc>
          <w:tcPr>
            <w:tcW w:w="576" w:type="dxa"/>
            <w:vAlign w:val="center"/>
          </w:tcPr>
          <w:p w14:paraId="326E2CB4" w14:textId="77777777" w:rsidR="009D024F" w:rsidRPr="00A57033" w:rsidRDefault="009D024F" w:rsidP="00E133E2">
            <w:pPr>
              <w:spacing w:line="276" w:lineRule="auto"/>
              <w:jc w:val="center"/>
              <w:rPr>
                <w:sz w:val="16"/>
                <w:szCs w:val="16"/>
                <w:lang w:val="vi-VN"/>
              </w:rPr>
            </w:pPr>
            <w:r w:rsidRPr="00A57033">
              <w:rPr>
                <w:sz w:val="16"/>
                <w:szCs w:val="16"/>
                <w:lang w:val="vi-VN"/>
              </w:rPr>
              <w:t>0.061</w:t>
            </w:r>
          </w:p>
        </w:tc>
        <w:tc>
          <w:tcPr>
            <w:tcW w:w="249" w:type="dxa"/>
            <w:vAlign w:val="center"/>
          </w:tcPr>
          <w:p w14:paraId="47B5CFAE" w14:textId="77777777" w:rsidR="009D024F" w:rsidRPr="00A57033" w:rsidRDefault="009D024F" w:rsidP="00E133E2">
            <w:pPr>
              <w:spacing w:line="276" w:lineRule="auto"/>
              <w:jc w:val="center"/>
              <w:rPr>
                <w:sz w:val="16"/>
                <w:szCs w:val="16"/>
                <w:lang w:val="vi-VN"/>
              </w:rPr>
            </w:pPr>
            <w:r w:rsidRPr="00A57033">
              <w:rPr>
                <w:sz w:val="16"/>
                <w:szCs w:val="16"/>
                <w:lang w:val="vi-VN"/>
              </w:rPr>
              <w:t>0.05</w:t>
            </w:r>
          </w:p>
        </w:tc>
        <w:tc>
          <w:tcPr>
            <w:tcW w:w="903" w:type="dxa"/>
            <w:vAlign w:val="center"/>
          </w:tcPr>
          <w:p w14:paraId="24ED1B55" w14:textId="77777777" w:rsidR="009D024F" w:rsidRPr="00A57033" w:rsidRDefault="009D024F" w:rsidP="00E133E2">
            <w:pPr>
              <w:spacing w:line="276" w:lineRule="auto"/>
              <w:jc w:val="center"/>
              <w:rPr>
                <w:sz w:val="16"/>
                <w:szCs w:val="16"/>
                <w:lang w:val="vi-VN"/>
              </w:rPr>
            </w:pPr>
            <w:r w:rsidRPr="00A57033">
              <w:rPr>
                <w:sz w:val="16"/>
                <w:szCs w:val="16"/>
                <w:lang w:val="vi-VN"/>
              </w:rPr>
              <w:t>0.024</w:t>
            </w:r>
          </w:p>
        </w:tc>
        <w:tc>
          <w:tcPr>
            <w:tcW w:w="581" w:type="dxa"/>
            <w:vAlign w:val="center"/>
          </w:tcPr>
          <w:p w14:paraId="373E4C8B" w14:textId="77777777" w:rsidR="009D024F" w:rsidRPr="00A57033" w:rsidRDefault="009D024F" w:rsidP="00E133E2">
            <w:pPr>
              <w:spacing w:line="276" w:lineRule="auto"/>
              <w:jc w:val="center"/>
              <w:rPr>
                <w:sz w:val="16"/>
                <w:szCs w:val="16"/>
                <w:lang w:val="vi-VN"/>
              </w:rPr>
            </w:pPr>
            <w:r w:rsidRPr="00A57033">
              <w:rPr>
                <w:sz w:val="16"/>
                <w:szCs w:val="16"/>
                <w:lang w:val="vi-VN"/>
              </w:rPr>
              <w:t>0.033</w:t>
            </w:r>
          </w:p>
        </w:tc>
      </w:tr>
      <w:tr w:rsidR="009D024F" w:rsidRPr="00A57033" w14:paraId="0B573D68" w14:textId="77777777" w:rsidTr="00023FC2">
        <w:trPr>
          <w:trHeight w:val="212"/>
        </w:trPr>
        <w:tc>
          <w:tcPr>
            <w:tcW w:w="821" w:type="dxa"/>
            <w:vMerge/>
            <w:vAlign w:val="center"/>
          </w:tcPr>
          <w:p w14:paraId="06C84715" w14:textId="77777777" w:rsidR="009D024F" w:rsidRPr="00A57033" w:rsidRDefault="009D024F" w:rsidP="00E133E2">
            <w:pPr>
              <w:spacing w:line="276" w:lineRule="auto"/>
              <w:jc w:val="center"/>
              <w:rPr>
                <w:sz w:val="16"/>
                <w:szCs w:val="16"/>
                <w:lang w:val="vi-VN"/>
              </w:rPr>
            </w:pPr>
          </w:p>
        </w:tc>
        <w:tc>
          <w:tcPr>
            <w:tcW w:w="661" w:type="dxa"/>
            <w:vAlign w:val="center"/>
          </w:tcPr>
          <w:p w14:paraId="4C5BB424" w14:textId="77777777" w:rsidR="009D024F" w:rsidRPr="00A57033" w:rsidRDefault="009D024F" w:rsidP="00E133E2">
            <w:pPr>
              <w:spacing w:line="276" w:lineRule="auto"/>
              <w:jc w:val="center"/>
              <w:rPr>
                <w:sz w:val="16"/>
                <w:szCs w:val="16"/>
                <w:lang w:val="vi-VN"/>
              </w:rPr>
            </w:pPr>
            <w:r w:rsidRPr="00A57033">
              <w:rPr>
                <w:sz w:val="16"/>
                <w:szCs w:val="16"/>
                <w:lang w:val="vi-VN"/>
              </w:rPr>
              <w:t>RMSE</w:t>
            </w:r>
          </w:p>
        </w:tc>
        <w:tc>
          <w:tcPr>
            <w:tcW w:w="656" w:type="dxa"/>
            <w:vAlign w:val="center"/>
          </w:tcPr>
          <w:p w14:paraId="751A95CD" w14:textId="77777777" w:rsidR="009D024F" w:rsidRPr="00A57033" w:rsidRDefault="009D024F" w:rsidP="00E133E2">
            <w:pPr>
              <w:spacing w:line="276" w:lineRule="auto"/>
              <w:jc w:val="center"/>
              <w:rPr>
                <w:sz w:val="16"/>
                <w:szCs w:val="16"/>
                <w:lang w:val="vi-VN"/>
              </w:rPr>
            </w:pPr>
            <w:r w:rsidRPr="00A57033">
              <w:rPr>
                <w:sz w:val="16"/>
                <w:szCs w:val="16"/>
                <w:lang w:val="vi-VN"/>
              </w:rPr>
              <w:t>4.956</w:t>
            </w:r>
          </w:p>
        </w:tc>
        <w:tc>
          <w:tcPr>
            <w:tcW w:w="576" w:type="dxa"/>
            <w:vAlign w:val="center"/>
          </w:tcPr>
          <w:p w14:paraId="17F1D9AE" w14:textId="77777777" w:rsidR="009D024F" w:rsidRPr="00A57033" w:rsidRDefault="009D024F" w:rsidP="00E133E2">
            <w:pPr>
              <w:spacing w:line="276" w:lineRule="auto"/>
              <w:jc w:val="center"/>
              <w:rPr>
                <w:sz w:val="16"/>
                <w:szCs w:val="16"/>
                <w:lang w:val="vi-VN"/>
              </w:rPr>
            </w:pPr>
            <w:r w:rsidRPr="00A57033">
              <w:rPr>
                <w:sz w:val="16"/>
                <w:szCs w:val="16"/>
                <w:lang w:val="vi-VN"/>
              </w:rPr>
              <w:t>6.317</w:t>
            </w:r>
          </w:p>
        </w:tc>
        <w:tc>
          <w:tcPr>
            <w:tcW w:w="576" w:type="dxa"/>
            <w:vAlign w:val="center"/>
          </w:tcPr>
          <w:p w14:paraId="34389398" w14:textId="77777777" w:rsidR="009D024F" w:rsidRPr="00A57033" w:rsidRDefault="009D024F" w:rsidP="00E133E2">
            <w:pPr>
              <w:spacing w:line="276" w:lineRule="auto"/>
              <w:jc w:val="center"/>
              <w:rPr>
                <w:sz w:val="16"/>
                <w:szCs w:val="16"/>
                <w:lang w:val="vi-VN"/>
              </w:rPr>
            </w:pPr>
            <w:r w:rsidRPr="00A57033">
              <w:rPr>
                <w:sz w:val="16"/>
                <w:szCs w:val="16"/>
                <w:lang w:val="vi-VN"/>
              </w:rPr>
              <w:t>2.044</w:t>
            </w:r>
          </w:p>
        </w:tc>
        <w:tc>
          <w:tcPr>
            <w:tcW w:w="249" w:type="dxa"/>
            <w:vAlign w:val="center"/>
          </w:tcPr>
          <w:p w14:paraId="79830E93" w14:textId="77777777" w:rsidR="009D024F" w:rsidRPr="00A57033" w:rsidRDefault="009D024F" w:rsidP="00E133E2">
            <w:pPr>
              <w:spacing w:line="276" w:lineRule="auto"/>
              <w:jc w:val="center"/>
              <w:rPr>
                <w:sz w:val="16"/>
                <w:szCs w:val="16"/>
                <w:lang w:val="vi-VN"/>
              </w:rPr>
            </w:pPr>
            <w:r w:rsidRPr="00A57033">
              <w:rPr>
                <w:sz w:val="16"/>
                <w:szCs w:val="16"/>
                <w:lang w:val="vi-VN"/>
              </w:rPr>
              <w:t>1.807</w:t>
            </w:r>
          </w:p>
        </w:tc>
        <w:tc>
          <w:tcPr>
            <w:tcW w:w="903" w:type="dxa"/>
            <w:vAlign w:val="center"/>
          </w:tcPr>
          <w:p w14:paraId="33D30DDF" w14:textId="77777777" w:rsidR="009D024F" w:rsidRPr="00A57033" w:rsidRDefault="009D024F" w:rsidP="00E133E2">
            <w:pPr>
              <w:spacing w:line="276" w:lineRule="auto"/>
              <w:jc w:val="center"/>
              <w:rPr>
                <w:sz w:val="16"/>
                <w:szCs w:val="16"/>
                <w:lang w:val="vi-VN"/>
              </w:rPr>
            </w:pPr>
            <w:r w:rsidRPr="00A57033">
              <w:rPr>
                <w:sz w:val="16"/>
                <w:szCs w:val="16"/>
                <w:lang w:val="vi-VN"/>
              </w:rPr>
              <w:t>2.125</w:t>
            </w:r>
          </w:p>
        </w:tc>
        <w:tc>
          <w:tcPr>
            <w:tcW w:w="581" w:type="dxa"/>
            <w:vAlign w:val="center"/>
          </w:tcPr>
          <w:p w14:paraId="42C7F037" w14:textId="77777777" w:rsidR="009D024F" w:rsidRPr="00A57033" w:rsidRDefault="009D024F" w:rsidP="00E133E2">
            <w:pPr>
              <w:spacing w:line="276" w:lineRule="auto"/>
              <w:jc w:val="center"/>
              <w:rPr>
                <w:sz w:val="16"/>
                <w:szCs w:val="16"/>
                <w:lang w:val="vi-VN"/>
              </w:rPr>
            </w:pPr>
            <w:r w:rsidRPr="00A57033">
              <w:rPr>
                <w:sz w:val="16"/>
                <w:szCs w:val="16"/>
                <w:lang w:val="vi-VN"/>
              </w:rPr>
              <w:t>3.364</w:t>
            </w:r>
          </w:p>
        </w:tc>
      </w:tr>
      <w:tr w:rsidR="009D024F" w:rsidRPr="00A57033" w14:paraId="19E27AB0" w14:textId="77777777" w:rsidTr="00023FC2">
        <w:trPr>
          <w:trHeight w:val="212"/>
        </w:trPr>
        <w:tc>
          <w:tcPr>
            <w:tcW w:w="821" w:type="dxa"/>
            <w:vMerge/>
            <w:vAlign w:val="center"/>
          </w:tcPr>
          <w:p w14:paraId="2CDB86F0" w14:textId="77777777" w:rsidR="009D024F" w:rsidRPr="00A57033" w:rsidRDefault="009D024F" w:rsidP="00E133E2">
            <w:pPr>
              <w:spacing w:line="276" w:lineRule="auto"/>
              <w:jc w:val="center"/>
              <w:rPr>
                <w:sz w:val="16"/>
                <w:szCs w:val="16"/>
                <w:lang w:val="vi-VN"/>
              </w:rPr>
            </w:pPr>
          </w:p>
        </w:tc>
        <w:tc>
          <w:tcPr>
            <w:tcW w:w="661" w:type="dxa"/>
            <w:vAlign w:val="center"/>
          </w:tcPr>
          <w:p w14:paraId="7CD47BF3" w14:textId="77777777" w:rsidR="009D024F" w:rsidRPr="00A57033" w:rsidRDefault="009D024F" w:rsidP="00E133E2">
            <w:pPr>
              <w:spacing w:line="276" w:lineRule="auto"/>
              <w:jc w:val="center"/>
              <w:rPr>
                <w:sz w:val="16"/>
                <w:szCs w:val="16"/>
                <w:lang w:val="vi-VN"/>
              </w:rPr>
            </w:pPr>
            <w:r w:rsidRPr="00A57033">
              <w:rPr>
                <w:sz w:val="16"/>
                <w:szCs w:val="16"/>
                <w:lang w:val="vi-VN"/>
              </w:rPr>
              <w:t>MSLE</w:t>
            </w:r>
          </w:p>
        </w:tc>
        <w:tc>
          <w:tcPr>
            <w:tcW w:w="656" w:type="dxa"/>
            <w:vAlign w:val="center"/>
          </w:tcPr>
          <w:p w14:paraId="7EA42684" w14:textId="77777777" w:rsidR="009D024F" w:rsidRPr="00A57033" w:rsidRDefault="009D024F" w:rsidP="00E133E2">
            <w:pPr>
              <w:spacing w:line="276" w:lineRule="auto"/>
              <w:jc w:val="center"/>
              <w:rPr>
                <w:sz w:val="16"/>
                <w:szCs w:val="16"/>
                <w:lang w:val="vi-VN"/>
              </w:rPr>
            </w:pPr>
            <w:r w:rsidRPr="00A57033">
              <w:rPr>
                <w:sz w:val="16"/>
                <w:szCs w:val="16"/>
                <w:lang w:val="vi-VN"/>
              </w:rPr>
              <w:t>0.009</w:t>
            </w:r>
          </w:p>
        </w:tc>
        <w:tc>
          <w:tcPr>
            <w:tcW w:w="576" w:type="dxa"/>
            <w:vAlign w:val="center"/>
          </w:tcPr>
          <w:p w14:paraId="7A667EED" w14:textId="77777777" w:rsidR="009D024F" w:rsidRPr="00A57033" w:rsidRDefault="009D024F" w:rsidP="00E133E2">
            <w:pPr>
              <w:spacing w:line="276" w:lineRule="auto"/>
              <w:jc w:val="center"/>
              <w:rPr>
                <w:sz w:val="16"/>
                <w:szCs w:val="16"/>
                <w:lang w:val="vi-VN"/>
              </w:rPr>
            </w:pPr>
            <w:r w:rsidRPr="00A57033">
              <w:rPr>
                <w:sz w:val="16"/>
                <w:szCs w:val="16"/>
                <w:lang w:val="vi-VN"/>
              </w:rPr>
              <w:t>0.01</w:t>
            </w:r>
          </w:p>
        </w:tc>
        <w:tc>
          <w:tcPr>
            <w:tcW w:w="576" w:type="dxa"/>
            <w:vAlign w:val="center"/>
          </w:tcPr>
          <w:p w14:paraId="4920365E" w14:textId="77777777" w:rsidR="009D024F" w:rsidRPr="00A57033" w:rsidRDefault="009D024F" w:rsidP="00E133E2">
            <w:pPr>
              <w:spacing w:line="276" w:lineRule="auto"/>
              <w:jc w:val="center"/>
              <w:rPr>
                <w:sz w:val="16"/>
                <w:szCs w:val="16"/>
                <w:lang w:val="vi-VN"/>
              </w:rPr>
            </w:pPr>
            <w:r w:rsidRPr="00A57033">
              <w:rPr>
                <w:sz w:val="16"/>
                <w:szCs w:val="16"/>
                <w:lang w:val="vi-VN"/>
              </w:rPr>
              <w:t>0.004</w:t>
            </w:r>
          </w:p>
        </w:tc>
        <w:tc>
          <w:tcPr>
            <w:tcW w:w="249" w:type="dxa"/>
            <w:vAlign w:val="center"/>
          </w:tcPr>
          <w:p w14:paraId="73D2A01E" w14:textId="77777777" w:rsidR="009D024F" w:rsidRPr="00A57033" w:rsidRDefault="009D024F" w:rsidP="00E133E2">
            <w:pPr>
              <w:spacing w:line="276" w:lineRule="auto"/>
              <w:jc w:val="center"/>
              <w:rPr>
                <w:sz w:val="16"/>
                <w:szCs w:val="16"/>
                <w:lang w:val="vi-VN"/>
              </w:rPr>
            </w:pPr>
            <w:r w:rsidRPr="00A57033">
              <w:rPr>
                <w:sz w:val="16"/>
                <w:szCs w:val="16"/>
                <w:lang w:val="vi-VN"/>
              </w:rPr>
              <w:t>0.003</w:t>
            </w:r>
          </w:p>
        </w:tc>
        <w:tc>
          <w:tcPr>
            <w:tcW w:w="903" w:type="dxa"/>
            <w:vAlign w:val="center"/>
          </w:tcPr>
          <w:p w14:paraId="72559548" w14:textId="77777777" w:rsidR="009D024F" w:rsidRPr="00A57033" w:rsidRDefault="009D024F" w:rsidP="00E133E2">
            <w:pPr>
              <w:spacing w:line="276" w:lineRule="auto"/>
              <w:jc w:val="center"/>
              <w:rPr>
                <w:sz w:val="16"/>
                <w:szCs w:val="16"/>
                <w:lang w:val="vi-VN"/>
              </w:rPr>
            </w:pPr>
            <w:r w:rsidRPr="00A57033">
              <w:rPr>
                <w:sz w:val="16"/>
                <w:szCs w:val="16"/>
                <w:lang w:val="vi-VN"/>
              </w:rPr>
              <w:t>0.000</w:t>
            </w:r>
          </w:p>
        </w:tc>
        <w:tc>
          <w:tcPr>
            <w:tcW w:w="581" w:type="dxa"/>
            <w:vAlign w:val="center"/>
          </w:tcPr>
          <w:p w14:paraId="584CEB0F" w14:textId="77777777" w:rsidR="009D024F" w:rsidRPr="00A57033" w:rsidRDefault="009D024F" w:rsidP="00E133E2">
            <w:pPr>
              <w:spacing w:line="276" w:lineRule="auto"/>
              <w:jc w:val="center"/>
              <w:rPr>
                <w:sz w:val="16"/>
                <w:szCs w:val="16"/>
                <w:lang w:val="vi-VN"/>
              </w:rPr>
            </w:pPr>
            <w:r w:rsidRPr="00A57033">
              <w:rPr>
                <w:sz w:val="16"/>
                <w:szCs w:val="16"/>
                <w:lang w:val="vi-VN"/>
              </w:rPr>
              <w:t>0.002</w:t>
            </w:r>
          </w:p>
        </w:tc>
      </w:tr>
      <w:tr w:rsidR="009D024F" w:rsidRPr="00A57033" w14:paraId="21469006" w14:textId="77777777" w:rsidTr="00023FC2">
        <w:trPr>
          <w:trHeight w:val="212"/>
        </w:trPr>
        <w:tc>
          <w:tcPr>
            <w:tcW w:w="821" w:type="dxa"/>
            <w:vMerge w:val="restart"/>
            <w:vAlign w:val="center"/>
          </w:tcPr>
          <w:p w14:paraId="20897C6B" w14:textId="7FD216AD" w:rsidR="009D024F" w:rsidRPr="00A57033" w:rsidRDefault="009D024F" w:rsidP="00E133E2">
            <w:pPr>
              <w:spacing w:line="276" w:lineRule="auto"/>
              <w:jc w:val="center"/>
              <w:rPr>
                <w:sz w:val="16"/>
                <w:szCs w:val="16"/>
                <w:lang w:val="vi-VN"/>
              </w:rPr>
            </w:pPr>
            <w:r w:rsidRPr="00A57033">
              <w:rPr>
                <w:sz w:val="16"/>
                <w:szCs w:val="16"/>
                <w:lang w:val="vi-VN"/>
              </w:rPr>
              <w:t>TCAN</w:t>
            </w:r>
            <w:r w:rsidR="000405E0" w:rsidRPr="00A57033">
              <w:rPr>
                <w:sz w:val="16"/>
                <w:szCs w:val="16"/>
                <w:lang w:val="vi-VN"/>
              </w:rPr>
              <w:t>s</w:t>
            </w:r>
          </w:p>
        </w:tc>
        <w:tc>
          <w:tcPr>
            <w:tcW w:w="661" w:type="dxa"/>
            <w:vAlign w:val="center"/>
          </w:tcPr>
          <w:p w14:paraId="5576DD7A" w14:textId="77777777" w:rsidR="009D024F" w:rsidRPr="00A57033" w:rsidRDefault="009D024F" w:rsidP="00E133E2">
            <w:pPr>
              <w:spacing w:line="276" w:lineRule="auto"/>
              <w:jc w:val="center"/>
              <w:rPr>
                <w:sz w:val="16"/>
                <w:szCs w:val="16"/>
                <w:lang w:val="vi-VN"/>
              </w:rPr>
            </w:pPr>
            <w:r w:rsidRPr="00A57033">
              <w:rPr>
                <w:sz w:val="16"/>
                <w:szCs w:val="16"/>
                <w:lang w:val="vi-VN"/>
              </w:rPr>
              <w:t>MAPE</w:t>
            </w:r>
          </w:p>
        </w:tc>
        <w:tc>
          <w:tcPr>
            <w:tcW w:w="656" w:type="dxa"/>
            <w:vAlign w:val="center"/>
          </w:tcPr>
          <w:p w14:paraId="4C1B6B89" w14:textId="77777777" w:rsidR="009D024F" w:rsidRPr="00A57033" w:rsidRDefault="009D024F" w:rsidP="00E133E2">
            <w:pPr>
              <w:spacing w:line="276" w:lineRule="auto"/>
              <w:jc w:val="center"/>
              <w:rPr>
                <w:sz w:val="16"/>
                <w:szCs w:val="16"/>
                <w:lang w:val="vi-VN"/>
              </w:rPr>
            </w:pPr>
            <w:r w:rsidRPr="00A57033">
              <w:rPr>
                <w:sz w:val="16"/>
                <w:szCs w:val="16"/>
                <w:lang w:val="vi-VN"/>
              </w:rPr>
              <w:t>0.079</w:t>
            </w:r>
          </w:p>
        </w:tc>
        <w:tc>
          <w:tcPr>
            <w:tcW w:w="576" w:type="dxa"/>
            <w:vAlign w:val="center"/>
          </w:tcPr>
          <w:p w14:paraId="52F934EB" w14:textId="77777777" w:rsidR="009D024F" w:rsidRPr="00A57033" w:rsidRDefault="009D024F" w:rsidP="00E133E2">
            <w:pPr>
              <w:spacing w:line="276" w:lineRule="auto"/>
              <w:jc w:val="center"/>
              <w:rPr>
                <w:sz w:val="16"/>
                <w:szCs w:val="16"/>
                <w:lang w:val="vi-VN"/>
              </w:rPr>
            </w:pPr>
            <w:r w:rsidRPr="00A57033">
              <w:rPr>
                <w:sz w:val="16"/>
                <w:szCs w:val="16"/>
                <w:lang w:val="vi-VN"/>
              </w:rPr>
              <w:t>0.07</w:t>
            </w:r>
          </w:p>
        </w:tc>
        <w:tc>
          <w:tcPr>
            <w:tcW w:w="576" w:type="dxa"/>
            <w:vAlign w:val="center"/>
          </w:tcPr>
          <w:p w14:paraId="3D700685" w14:textId="77777777" w:rsidR="009D024F" w:rsidRPr="00A57033" w:rsidRDefault="009D024F" w:rsidP="00E133E2">
            <w:pPr>
              <w:spacing w:line="276" w:lineRule="auto"/>
              <w:jc w:val="center"/>
              <w:rPr>
                <w:sz w:val="16"/>
                <w:szCs w:val="16"/>
                <w:lang w:val="vi-VN"/>
              </w:rPr>
            </w:pPr>
            <w:r w:rsidRPr="00A57033">
              <w:rPr>
                <w:sz w:val="16"/>
                <w:szCs w:val="16"/>
                <w:lang w:val="vi-VN"/>
              </w:rPr>
              <w:t>0.072</w:t>
            </w:r>
          </w:p>
        </w:tc>
        <w:tc>
          <w:tcPr>
            <w:tcW w:w="249" w:type="dxa"/>
            <w:vAlign w:val="center"/>
          </w:tcPr>
          <w:p w14:paraId="0DB6EC6B" w14:textId="77777777" w:rsidR="009D024F" w:rsidRPr="00A57033" w:rsidRDefault="009D024F" w:rsidP="00E133E2">
            <w:pPr>
              <w:spacing w:line="276" w:lineRule="auto"/>
              <w:jc w:val="center"/>
              <w:rPr>
                <w:sz w:val="16"/>
                <w:szCs w:val="16"/>
                <w:lang w:val="vi-VN"/>
              </w:rPr>
            </w:pPr>
            <w:r w:rsidRPr="00A57033">
              <w:rPr>
                <w:sz w:val="16"/>
                <w:szCs w:val="16"/>
                <w:lang w:val="vi-VN"/>
              </w:rPr>
              <w:t>0.053</w:t>
            </w:r>
          </w:p>
        </w:tc>
        <w:tc>
          <w:tcPr>
            <w:tcW w:w="903" w:type="dxa"/>
            <w:vAlign w:val="center"/>
          </w:tcPr>
          <w:p w14:paraId="3D987F04" w14:textId="77777777" w:rsidR="009D024F" w:rsidRPr="00A57033" w:rsidRDefault="009D024F" w:rsidP="00E133E2">
            <w:pPr>
              <w:spacing w:line="276" w:lineRule="auto"/>
              <w:jc w:val="center"/>
              <w:rPr>
                <w:sz w:val="16"/>
                <w:szCs w:val="16"/>
                <w:lang w:val="vi-VN"/>
              </w:rPr>
            </w:pPr>
            <w:r w:rsidRPr="00A57033">
              <w:rPr>
                <w:sz w:val="16"/>
                <w:szCs w:val="16"/>
                <w:lang w:val="vi-VN"/>
              </w:rPr>
              <w:t>0.021</w:t>
            </w:r>
          </w:p>
        </w:tc>
        <w:tc>
          <w:tcPr>
            <w:tcW w:w="581" w:type="dxa"/>
            <w:vAlign w:val="center"/>
          </w:tcPr>
          <w:p w14:paraId="1E4D947F" w14:textId="77777777" w:rsidR="009D024F" w:rsidRPr="00A57033" w:rsidRDefault="009D024F" w:rsidP="00E133E2">
            <w:pPr>
              <w:spacing w:line="276" w:lineRule="auto"/>
              <w:jc w:val="center"/>
              <w:rPr>
                <w:sz w:val="16"/>
                <w:szCs w:val="16"/>
                <w:lang w:val="vi-VN"/>
              </w:rPr>
            </w:pPr>
            <w:r w:rsidRPr="00A57033">
              <w:rPr>
                <w:sz w:val="16"/>
                <w:szCs w:val="16"/>
                <w:lang w:val="vi-VN"/>
              </w:rPr>
              <w:t>0.02</w:t>
            </w:r>
          </w:p>
        </w:tc>
      </w:tr>
      <w:tr w:rsidR="009D024F" w:rsidRPr="00A57033" w14:paraId="06A54AF9" w14:textId="77777777" w:rsidTr="00023FC2">
        <w:trPr>
          <w:trHeight w:val="212"/>
        </w:trPr>
        <w:tc>
          <w:tcPr>
            <w:tcW w:w="821" w:type="dxa"/>
            <w:vMerge/>
            <w:vAlign w:val="center"/>
          </w:tcPr>
          <w:p w14:paraId="2B0FFF63" w14:textId="77777777" w:rsidR="009D024F" w:rsidRPr="00A57033" w:rsidRDefault="009D024F" w:rsidP="00E133E2">
            <w:pPr>
              <w:spacing w:line="276" w:lineRule="auto"/>
              <w:jc w:val="center"/>
              <w:rPr>
                <w:sz w:val="16"/>
                <w:szCs w:val="16"/>
                <w:lang w:val="vi-VN"/>
              </w:rPr>
            </w:pPr>
          </w:p>
        </w:tc>
        <w:tc>
          <w:tcPr>
            <w:tcW w:w="661" w:type="dxa"/>
            <w:vAlign w:val="center"/>
          </w:tcPr>
          <w:p w14:paraId="1FC53E33" w14:textId="77777777" w:rsidR="009D024F" w:rsidRPr="00A57033" w:rsidRDefault="009D024F" w:rsidP="00E133E2">
            <w:pPr>
              <w:spacing w:line="276" w:lineRule="auto"/>
              <w:jc w:val="center"/>
              <w:rPr>
                <w:sz w:val="16"/>
                <w:szCs w:val="16"/>
                <w:lang w:val="vi-VN"/>
              </w:rPr>
            </w:pPr>
            <w:r w:rsidRPr="00A57033">
              <w:rPr>
                <w:sz w:val="16"/>
                <w:szCs w:val="16"/>
                <w:lang w:val="vi-VN"/>
              </w:rPr>
              <w:t>RMSE</w:t>
            </w:r>
          </w:p>
        </w:tc>
        <w:tc>
          <w:tcPr>
            <w:tcW w:w="656" w:type="dxa"/>
            <w:vAlign w:val="center"/>
          </w:tcPr>
          <w:p w14:paraId="6CEFFE12" w14:textId="77777777" w:rsidR="009D024F" w:rsidRPr="00A57033" w:rsidRDefault="009D024F" w:rsidP="00E133E2">
            <w:pPr>
              <w:spacing w:line="276" w:lineRule="auto"/>
              <w:jc w:val="center"/>
              <w:rPr>
                <w:sz w:val="16"/>
                <w:szCs w:val="16"/>
                <w:lang w:val="vi-VN"/>
              </w:rPr>
            </w:pPr>
            <w:r w:rsidRPr="00A57033">
              <w:rPr>
                <w:sz w:val="16"/>
                <w:szCs w:val="16"/>
                <w:lang w:val="vi-VN"/>
              </w:rPr>
              <w:t>5.175</w:t>
            </w:r>
          </w:p>
        </w:tc>
        <w:tc>
          <w:tcPr>
            <w:tcW w:w="576" w:type="dxa"/>
            <w:vAlign w:val="center"/>
          </w:tcPr>
          <w:p w14:paraId="4DF2E6AF" w14:textId="77777777" w:rsidR="009D024F" w:rsidRPr="00A57033" w:rsidRDefault="009D024F" w:rsidP="00E133E2">
            <w:pPr>
              <w:spacing w:line="276" w:lineRule="auto"/>
              <w:jc w:val="center"/>
              <w:rPr>
                <w:sz w:val="16"/>
                <w:szCs w:val="16"/>
                <w:lang w:val="vi-VN"/>
              </w:rPr>
            </w:pPr>
            <w:r w:rsidRPr="00A57033">
              <w:rPr>
                <w:sz w:val="16"/>
                <w:szCs w:val="16"/>
                <w:lang w:val="vi-VN"/>
              </w:rPr>
              <w:t>5.287</w:t>
            </w:r>
          </w:p>
        </w:tc>
        <w:tc>
          <w:tcPr>
            <w:tcW w:w="576" w:type="dxa"/>
            <w:vAlign w:val="center"/>
          </w:tcPr>
          <w:p w14:paraId="7A88A202" w14:textId="77777777" w:rsidR="009D024F" w:rsidRPr="00A57033" w:rsidRDefault="009D024F" w:rsidP="00E133E2">
            <w:pPr>
              <w:spacing w:line="276" w:lineRule="auto"/>
              <w:jc w:val="center"/>
              <w:rPr>
                <w:sz w:val="16"/>
                <w:szCs w:val="16"/>
                <w:lang w:val="vi-VN"/>
              </w:rPr>
            </w:pPr>
            <w:r w:rsidRPr="00A57033">
              <w:rPr>
                <w:sz w:val="16"/>
                <w:szCs w:val="16"/>
                <w:lang w:val="vi-VN"/>
              </w:rPr>
              <w:t>2.362</w:t>
            </w:r>
          </w:p>
        </w:tc>
        <w:tc>
          <w:tcPr>
            <w:tcW w:w="249" w:type="dxa"/>
            <w:vAlign w:val="center"/>
          </w:tcPr>
          <w:p w14:paraId="66BC3025" w14:textId="77777777" w:rsidR="009D024F" w:rsidRPr="00A57033" w:rsidRDefault="009D024F" w:rsidP="00E133E2">
            <w:pPr>
              <w:spacing w:line="276" w:lineRule="auto"/>
              <w:jc w:val="center"/>
              <w:rPr>
                <w:sz w:val="16"/>
                <w:szCs w:val="16"/>
                <w:lang w:val="vi-VN"/>
              </w:rPr>
            </w:pPr>
            <w:r w:rsidRPr="00A57033">
              <w:rPr>
                <w:sz w:val="16"/>
                <w:szCs w:val="16"/>
                <w:lang w:val="vi-VN"/>
              </w:rPr>
              <w:t>1.988</w:t>
            </w:r>
          </w:p>
        </w:tc>
        <w:tc>
          <w:tcPr>
            <w:tcW w:w="903" w:type="dxa"/>
            <w:vAlign w:val="center"/>
          </w:tcPr>
          <w:p w14:paraId="5C8FDA60" w14:textId="77777777" w:rsidR="009D024F" w:rsidRPr="00A57033" w:rsidRDefault="009D024F" w:rsidP="00E133E2">
            <w:pPr>
              <w:spacing w:line="276" w:lineRule="auto"/>
              <w:jc w:val="center"/>
              <w:rPr>
                <w:sz w:val="16"/>
                <w:szCs w:val="16"/>
                <w:lang w:val="vi-VN"/>
              </w:rPr>
            </w:pPr>
            <w:r w:rsidRPr="00A57033">
              <w:rPr>
                <w:sz w:val="16"/>
                <w:szCs w:val="16"/>
                <w:lang w:val="vi-VN"/>
              </w:rPr>
              <w:t>2.206</w:t>
            </w:r>
          </w:p>
        </w:tc>
        <w:tc>
          <w:tcPr>
            <w:tcW w:w="581" w:type="dxa"/>
            <w:vAlign w:val="center"/>
          </w:tcPr>
          <w:p w14:paraId="15B97409" w14:textId="77777777" w:rsidR="009D024F" w:rsidRPr="00A57033" w:rsidRDefault="009D024F" w:rsidP="00E133E2">
            <w:pPr>
              <w:spacing w:line="276" w:lineRule="auto"/>
              <w:jc w:val="center"/>
              <w:rPr>
                <w:sz w:val="16"/>
                <w:szCs w:val="16"/>
                <w:lang w:val="vi-VN"/>
              </w:rPr>
            </w:pPr>
            <w:r w:rsidRPr="00A57033">
              <w:rPr>
                <w:sz w:val="16"/>
                <w:szCs w:val="16"/>
                <w:lang w:val="vi-VN"/>
              </w:rPr>
              <w:t>2.092</w:t>
            </w:r>
          </w:p>
        </w:tc>
      </w:tr>
      <w:tr w:rsidR="009D024F" w:rsidRPr="00A57033" w14:paraId="24F58260" w14:textId="77777777" w:rsidTr="00023FC2">
        <w:trPr>
          <w:trHeight w:val="212"/>
        </w:trPr>
        <w:tc>
          <w:tcPr>
            <w:tcW w:w="821" w:type="dxa"/>
            <w:vMerge/>
            <w:vAlign w:val="center"/>
          </w:tcPr>
          <w:p w14:paraId="0E39F3CC" w14:textId="77777777" w:rsidR="009D024F" w:rsidRPr="00A57033" w:rsidRDefault="009D024F" w:rsidP="00E133E2">
            <w:pPr>
              <w:spacing w:line="276" w:lineRule="auto"/>
              <w:jc w:val="center"/>
              <w:rPr>
                <w:sz w:val="16"/>
                <w:szCs w:val="16"/>
                <w:lang w:val="vi-VN"/>
              </w:rPr>
            </w:pPr>
          </w:p>
        </w:tc>
        <w:tc>
          <w:tcPr>
            <w:tcW w:w="661" w:type="dxa"/>
            <w:vAlign w:val="center"/>
          </w:tcPr>
          <w:p w14:paraId="604A9B92" w14:textId="77777777" w:rsidR="009D024F" w:rsidRPr="00A57033" w:rsidRDefault="009D024F" w:rsidP="00E133E2">
            <w:pPr>
              <w:spacing w:line="276" w:lineRule="auto"/>
              <w:jc w:val="center"/>
              <w:rPr>
                <w:sz w:val="16"/>
                <w:szCs w:val="16"/>
                <w:lang w:val="vi-VN"/>
              </w:rPr>
            </w:pPr>
            <w:r w:rsidRPr="00A57033">
              <w:rPr>
                <w:sz w:val="16"/>
                <w:szCs w:val="16"/>
                <w:lang w:val="vi-VN"/>
              </w:rPr>
              <w:t>MSLE</w:t>
            </w:r>
          </w:p>
        </w:tc>
        <w:tc>
          <w:tcPr>
            <w:tcW w:w="656" w:type="dxa"/>
            <w:vAlign w:val="center"/>
          </w:tcPr>
          <w:p w14:paraId="293F0E4D" w14:textId="77777777" w:rsidR="009D024F" w:rsidRPr="00A57033" w:rsidRDefault="009D024F" w:rsidP="00E133E2">
            <w:pPr>
              <w:spacing w:line="276" w:lineRule="auto"/>
              <w:jc w:val="center"/>
              <w:rPr>
                <w:sz w:val="16"/>
                <w:szCs w:val="16"/>
                <w:lang w:val="vi-VN"/>
              </w:rPr>
            </w:pPr>
            <w:r w:rsidRPr="00A57033">
              <w:rPr>
                <w:sz w:val="16"/>
                <w:szCs w:val="16"/>
                <w:lang w:val="vi-VN"/>
              </w:rPr>
              <w:t>0.01</w:t>
            </w:r>
          </w:p>
        </w:tc>
        <w:tc>
          <w:tcPr>
            <w:tcW w:w="576" w:type="dxa"/>
            <w:vAlign w:val="center"/>
          </w:tcPr>
          <w:p w14:paraId="731466C7" w14:textId="77777777" w:rsidR="009D024F" w:rsidRPr="00A57033" w:rsidRDefault="009D024F" w:rsidP="00E133E2">
            <w:pPr>
              <w:spacing w:line="276" w:lineRule="auto"/>
              <w:jc w:val="center"/>
              <w:rPr>
                <w:sz w:val="16"/>
                <w:szCs w:val="16"/>
                <w:lang w:val="vi-VN"/>
              </w:rPr>
            </w:pPr>
            <w:r w:rsidRPr="00A57033">
              <w:rPr>
                <w:sz w:val="16"/>
                <w:szCs w:val="16"/>
                <w:lang w:val="vi-VN"/>
              </w:rPr>
              <w:t>0.011</w:t>
            </w:r>
          </w:p>
        </w:tc>
        <w:tc>
          <w:tcPr>
            <w:tcW w:w="576" w:type="dxa"/>
            <w:vAlign w:val="center"/>
          </w:tcPr>
          <w:p w14:paraId="70B7D315" w14:textId="77777777" w:rsidR="009D024F" w:rsidRPr="00A57033" w:rsidRDefault="009D024F" w:rsidP="00E133E2">
            <w:pPr>
              <w:spacing w:line="276" w:lineRule="auto"/>
              <w:jc w:val="center"/>
              <w:rPr>
                <w:sz w:val="16"/>
                <w:szCs w:val="16"/>
                <w:lang w:val="vi-VN"/>
              </w:rPr>
            </w:pPr>
            <w:r w:rsidRPr="00A57033">
              <w:rPr>
                <w:sz w:val="16"/>
                <w:szCs w:val="16"/>
                <w:lang w:val="vi-VN"/>
              </w:rPr>
              <w:t>0.006</w:t>
            </w:r>
          </w:p>
        </w:tc>
        <w:tc>
          <w:tcPr>
            <w:tcW w:w="249" w:type="dxa"/>
            <w:vAlign w:val="center"/>
          </w:tcPr>
          <w:p w14:paraId="5729B0F5" w14:textId="77777777" w:rsidR="009D024F" w:rsidRPr="00A57033" w:rsidRDefault="009D024F" w:rsidP="00E133E2">
            <w:pPr>
              <w:spacing w:line="276" w:lineRule="auto"/>
              <w:jc w:val="center"/>
              <w:rPr>
                <w:sz w:val="16"/>
                <w:szCs w:val="16"/>
                <w:lang w:val="vi-VN"/>
              </w:rPr>
            </w:pPr>
            <w:r w:rsidRPr="00A57033">
              <w:rPr>
                <w:sz w:val="16"/>
                <w:szCs w:val="16"/>
                <w:lang w:val="vi-VN"/>
              </w:rPr>
              <w:t>0.005</w:t>
            </w:r>
          </w:p>
        </w:tc>
        <w:tc>
          <w:tcPr>
            <w:tcW w:w="903" w:type="dxa"/>
            <w:vAlign w:val="center"/>
          </w:tcPr>
          <w:p w14:paraId="7576893B" w14:textId="77777777" w:rsidR="009D024F" w:rsidRPr="00A57033" w:rsidRDefault="009D024F" w:rsidP="00E133E2">
            <w:pPr>
              <w:spacing w:line="276" w:lineRule="auto"/>
              <w:jc w:val="center"/>
              <w:rPr>
                <w:sz w:val="16"/>
                <w:szCs w:val="16"/>
                <w:lang w:val="vi-VN"/>
              </w:rPr>
            </w:pPr>
            <w:r w:rsidRPr="00A57033">
              <w:rPr>
                <w:sz w:val="16"/>
                <w:szCs w:val="16"/>
                <w:lang w:val="vi-VN"/>
              </w:rPr>
              <w:t>8e-4</w:t>
            </w:r>
          </w:p>
        </w:tc>
        <w:tc>
          <w:tcPr>
            <w:tcW w:w="581" w:type="dxa"/>
            <w:vAlign w:val="center"/>
          </w:tcPr>
          <w:p w14:paraId="5F7BA1A8" w14:textId="77777777" w:rsidR="009D024F" w:rsidRPr="00A57033" w:rsidRDefault="009D024F" w:rsidP="00E133E2">
            <w:pPr>
              <w:keepNext/>
              <w:spacing w:line="276" w:lineRule="auto"/>
              <w:jc w:val="center"/>
              <w:rPr>
                <w:sz w:val="16"/>
                <w:szCs w:val="16"/>
                <w:lang w:val="vi-VN"/>
              </w:rPr>
            </w:pPr>
            <w:r w:rsidRPr="00A57033">
              <w:rPr>
                <w:sz w:val="16"/>
                <w:szCs w:val="16"/>
                <w:lang w:val="vi-VN"/>
              </w:rPr>
              <w:t>7e-4</w:t>
            </w:r>
          </w:p>
        </w:tc>
      </w:tr>
    </w:tbl>
    <w:p w14:paraId="2C1F80AB" w14:textId="3F28C9D3" w:rsidR="00D74282" w:rsidRPr="0085744E" w:rsidRDefault="00447C94" w:rsidP="00E133E2">
      <w:pPr>
        <w:pStyle w:val="Caption"/>
        <w:spacing w:line="276" w:lineRule="auto"/>
        <w:rPr>
          <w:lang w:val="vi-VN"/>
        </w:rPr>
      </w:pPr>
      <w:r>
        <w:t xml:space="preserve">Bảng </w:t>
      </w:r>
      <w:fldSimple w:instr=" SEQ Bảng \* ARABIC ">
        <w:r>
          <w:rPr>
            <w:noProof/>
          </w:rPr>
          <w:t>3</w:t>
        </w:r>
      </w:fldSimple>
      <w:r>
        <w:t>. Đánh giá kết quả thực nghiệm</w:t>
      </w:r>
    </w:p>
    <w:p w14:paraId="3E58C0AB" w14:textId="13D590AD" w:rsidR="002A0005" w:rsidRDefault="00CF3913" w:rsidP="00E133E2">
      <w:pPr>
        <w:spacing w:line="276" w:lineRule="auto"/>
        <w:ind w:firstLine="284"/>
        <w:rPr>
          <w:lang w:val="vi-VN"/>
        </w:rPr>
      </w:pPr>
      <w:r w:rsidRPr="0085744E">
        <w:rPr>
          <w:lang w:val="vi-VN"/>
        </w:rPr>
        <w:lastRenderedPageBreak/>
        <w:t>B</w:t>
      </w:r>
      <w:r w:rsidR="00146112" w:rsidRPr="0085744E">
        <w:rPr>
          <w:lang w:val="vi-VN"/>
        </w:rPr>
        <w:t>ả</w:t>
      </w:r>
      <w:r w:rsidRPr="0085744E">
        <w:rPr>
          <w:lang w:val="vi-VN"/>
        </w:rPr>
        <w:t xml:space="preserve">ng trên ghi nhận </w:t>
      </w:r>
      <w:r w:rsidR="00675D5E" w:rsidRPr="0085744E">
        <w:rPr>
          <w:lang w:val="vi-VN"/>
        </w:rPr>
        <w:t xml:space="preserve">các giá trị độ đo MAPE, RMSE, MSLE </w:t>
      </w:r>
      <w:r w:rsidR="00B11DDF" w:rsidRPr="0085744E">
        <w:rPr>
          <w:lang w:val="vi-VN"/>
        </w:rPr>
        <w:t xml:space="preserve">của </w:t>
      </w:r>
      <w:r w:rsidR="00032C2B" w:rsidRPr="0085744E">
        <w:rPr>
          <w:lang w:val="vi-VN"/>
        </w:rPr>
        <w:t xml:space="preserve">các mô hình Linear Regression, </w:t>
      </w:r>
      <w:r w:rsidR="00747F8D" w:rsidRPr="0085744E">
        <w:rPr>
          <w:lang w:val="vi-VN"/>
        </w:rPr>
        <w:t>Gated Recurrent Unit</w:t>
      </w:r>
      <w:r w:rsidR="00032C2B" w:rsidRPr="0085744E">
        <w:rPr>
          <w:lang w:val="vi-VN"/>
        </w:rPr>
        <w:t xml:space="preserve"> </w:t>
      </w:r>
      <w:r w:rsidR="00BC60EC" w:rsidRPr="0085744E">
        <w:rPr>
          <w:lang w:val="vi-VN"/>
        </w:rPr>
        <w:t xml:space="preserve">(GRU), </w:t>
      </w:r>
      <w:r w:rsidR="002A716F" w:rsidRPr="0085744E">
        <w:rPr>
          <w:lang w:val="vi-VN"/>
        </w:rPr>
        <w:t xml:space="preserve">Autoregressive Integrated Moving Average </w:t>
      </w:r>
      <w:r w:rsidR="00BC60EC" w:rsidRPr="0085744E">
        <w:rPr>
          <w:lang w:val="vi-VN"/>
        </w:rPr>
        <w:t xml:space="preserve">(ARIMA), </w:t>
      </w:r>
      <w:r w:rsidR="00E7667C" w:rsidRPr="0085744E">
        <w:rPr>
          <w:lang w:val="vi-VN"/>
        </w:rPr>
        <w:t xml:space="preserve">Exponential Smoothing </w:t>
      </w:r>
      <w:r w:rsidR="00BC60EC" w:rsidRPr="0085744E">
        <w:rPr>
          <w:lang w:val="vi-VN"/>
        </w:rPr>
        <w:t xml:space="preserve">(ETS), </w:t>
      </w:r>
      <w:r w:rsidR="0067017A" w:rsidRPr="0085744E">
        <w:rPr>
          <w:lang w:val="vi-VN"/>
        </w:rPr>
        <w:t xml:space="preserve">Long Short-Term Memory </w:t>
      </w:r>
      <w:r w:rsidR="00BC60EC" w:rsidRPr="0085744E">
        <w:rPr>
          <w:lang w:val="vi-VN"/>
        </w:rPr>
        <w:t xml:space="preserve">(LSTM), </w:t>
      </w:r>
      <w:r w:rsidR="0096285A" w:rsidRPr="0085744E">
        <w:rPr>
          <w:lang w:val="vi-VN"/>
        </w:rPr>
        <w:t xml:space="preserve">Recurrent Neural Networks </w:t>
      </w:r>
      <w:r w:rsidR="00BC60EC" w:rsidRPr="0085744E">
        <w:rPr>
          <w:lang w:val="vi-VN"/>
        </w:rPr>
        <w:t xml:space="preserve">(RNN), </w:t>
      </w:r>
      <w:r w:rsidR="0006137C" w:rsidRPr="0085744E">
        <w:rPr>
          <w:lang w:val="vi-VN"/>
        </w:rPr>
        <w:t xml:space="preserve">Gradient Boosted Tree </w:t>
      </w:r>
      <w:r w:rsidR="00BC60EC" w:rsidRPr="0085744E">
        <w:rPr>
          <w:lang w:val="vi-VN"/>
        </w:rPr>
        <w:t xml:space="preserve">(GBT),  </w:t>
      </w:r>
      <w:r w:rsidR="005B4738" w:rsidRPr="0085744E">
        <w:rPr>
          <w:lang w:val="vi-VN"/>
        </w:rPr>
        <w:t xml:space="preserve">Hidden Markov Model </w:t>
      </w:r>
      <w:r w:rsidR="00BC60EC" w:rsidRPr="0085744E">
        <w:rPr>
          <w:lang w:val="vi-VN"/>
        </w:rPr>
        <w:t>(</w:t>
      </w:r>
      <w:r w:rsidR="00096F6B" w:rsidRPr="0085744E">
        <w:rPr>
          <w:lang w:val="vi-VN"/>
        </w:rPr>
        <w:t>HMM</w:t>
      </w:r>
      <w:r w:rsidR="00BC60EC" w:rsidRPr="0085744E">
        <w:rPr>
          <w:lang w:val="vi-VN"/>
        </w:rPr>
        <w:t>)</w:t>
      </w:r>
      <w:r w:rsidR="00096F6B" w:rsidRPr="0085744E">
        <w:rPr>
          <w:lang w:val="vi-VN"/>
        </w:rPr>
        <w:t xml:space="preserve">, </w:t>
      </w:r>
      <w:r w:rsidR="00446BA2" w:rsidRPr="0085744E">
        <w:rPr>
          <w:lang w:val="vi-VN"/>
        </w:rPr>
        <w:t xml:space="preserve">Extreme Gradient Boosting </w:t>
      </w:r>
      <w:r w:rsidR="006E055E" w:rsidRPr="0085744E">
        <w:rPr>
          <w:lang w:val="vi-VN"/>
        </w:rPr>
        <w:t xml:space="preserve">(XGBoost), </w:t>
      </w:r>
      <w:r w:rsidR="006B54CC" w:rsidRPr="0085744E">
        <w:rPr>
          <w:lang w:val="vi-VN"/>
        </w:rPr>
        <w:t xml:space="preserve">Deep Feedforward Neural Network </w:t>
      </w:r>
      <w:r w:rsidR="006E055E" w:rsidRPr="0085744E">
        <w:rPr>
          <w:lang w:val="vi-VN"/>
        </w:rPr>
        <w:t xml:space="preserve">(DFNN), </w:t>
      </w:r>
      <w:r w:rsidR="007035B6" w:rsidRPr="0085744E">
        <w:rPr>
          <w:lang w:val="vi-VN"/>
        </w:rPr>
        <w:t xml:space="preserve">Temporal Convolutional Attention Networks </w:t>
      </w:r>
      <w:r w:rsidR="006E055E" w:rsidRPr="0085744E">
        <w:rPr>
          <w:lang w:val="vi-VN"/>
        </w:rPr>
        <w:t xml:space="preserve">(TCANs) trên </w:t>
      </w:r>
      <w:r w:rsidR="00CE50C0" w:rsidRPr="0085744E">
        <w:rPr>
          <w:lang w:val="vi-VN"/>
        </w:rPr>
        <w:t>tập test của</w:t>
      </w:r>
      <w:r w:rsidR="006E055E" w:rsidRPr="0085744E">
        <w:rPr>
          <w:lang w:val="vi-VN"/>
        </w:rPr>
        <w:t xml:space="preserve"> </w:t>
      </w:r>
      <w:r w:rsidR="00912539">
        <w:t>ba</w:t>
      </w:r>
      <w:r w:rsidR="006E055E" w:rsidRPr="0085744E">
        <w:rPr>
          <w:lang w:val="vi-VN"/>
        </w:rPr>
        <w:t xml:space="preserve"> bộ dữ liệu CTLT</w:t>
      </w:r>
      <w:r w:rsidR="00CD321E" w:rsidRPr="0085744E">
        <w:rPr>
          <w:lang w:val="vi-VN"/>
        </w:rPr>
        <w:t xml:space="preserve">, INTC và </w:t>
      </w:r>
      <w:r w:rsidR="001F4CCD" w:rsidRPr="0085744E">
        <w:rPr>
          <w:lang w:val="vi-VN"/>
        </w:rPr>
        <w:t>NTR</w:t>
      </w:r>
      <w:r w:rsidR="00B1119D" w:rsidRPr="0085744E">
        <w:rPr>
          <w:lang w:val="vi-VN"/>
        </w:rPr>
        <w:t xml:space="preserve"> theo </w:t>
      </w:r>
      <w:r w:rsidR="00F62873" w:rsidRPr="0085744E">
        <w:rPr>
          <w:lang w:val="vi-VN"/>
        </w:rPr>
        <w:t>hai</w:t>
      </w:r>
      <w:r w:rsidR="00B1119D" w:rsidRPr="0085744E">
        <w:rPr>
          <w:lang w:val="vi-VN"/>
        </w:rPr>
        <w:t xml:space="preserve"> tỉ lệ</w:t>
      </w:r>
      <w:r w:rsidR="00640A52" w:rsidRPr="0085744E">
        <w:rPr>
          <w:lang w:val="vi-VN"/>
        </w:rPr>
        <w:t xml:space="preserve"> </w:t>
      </w:r>
      <w:r w:rsidR="00307877" w:rsidRPr="0085744E">
        <w:rPr>
          <w:lang w:val="vi-VN"/>
        </w:rPr>
        <w:t xml:space="preserve">của </w:t>
      </w:r>
      <w:r w:rsidR="00824100" w:rsidRPr="0085744E">
        <w:rPr>
          <w:lang w:val="vi-VN"/>
        </w:rPr>
        <w:t>train</w:t>
      </w:r>
      <w:r w:rsidR="0014311E" w:rsidRPr="0085744E">
        <w:rPr>
          <w:lang w:val="vi-VN"/>
        </w:rPr>
        <w:t>:validate:test</w:t>
      </w:r>
      <w:r w:rsidR="004820FD" w:rsidRPr="0085744E">
        <w:rPr>
          <w:lang w:val="vi-VN"/>
        </w:rPr>
        <w:t xml:space="preserve"> là </w:t>
      </w:r>
      <w:r w:rsidR="00260C4E" w:rsidRPr="0085744E">
        <w:rPr>
          <w:lang w:val="vi-VN"/>
        </w:rPr>
        <w:t>7:1:2 và 6:2:2.</w:t>
      </w:r>
    </w:p>
    <w:p w14:paraId="37BF1871" w14:textId="031C00A9" w:rsidR="00252786" w:rsidRPr="0028549C" w:rsidRDefault="004739D5" w:rsidP="00E133E2">
      <w:pPr>
        <w:spacing w:line="276" w:lineRule="auto"/>
        <w:ind w:firstLine="284"/>
        <w:rPr>
          <w:lang w:val="vi-VN"/>
        </w:rPr>
      </w:pPr>
      <w:r w:rsidRPr="0028549C">
        <w:rPr>
          <w:lang w:val="vi-VN"/>
        </w:rPr>
        <w:t>Trong 3 bộ dữ liệu đã xét, các giá trị tốt nhất (có giá trị thấp nhất) cho độ đo MAPE, RMSE và MSLE được đánh dấu bằng màu đỏ.</w:t>
      </w:r>
    </w:p>
    <w:p w14:paraId="41118F40" w14:textId="645215A1" w:rsidR="00CD6937" w:rsidRPr="0028549C" w:rsidRDefault="005448A5" w:rsidP="00E133E2">
      <w:pPr>
        <w:spacing w:line="276" w:lineRule="auto"/>
        <w:ind w:firstLine="284"/>
        <w:rPr>
          <w:lang w:val="vi-VN"/>
        </w:rPr>
      </w:pPr>
      <w:r w:rsidRPr="0028549C">
        <w:rPr>
          <w:lang w:val="vi-VN"/>
        </w:rPr>
        <w:t xml:space="preserve">Hidden Markov Model (HMM) đạt được giá trị Mean Absolute Percentage Error (MAPE) thấp nhất trên cả ba bộ dữ liệu và cũng như </w:t>
      </w:r>
      <w:r w:rsidR="00131346" w:rsidRPr="0028549C">
        <w:rPr>
          <w:lang w:val="vi-VN"/>
        </w:rPr>
        <w:t xml:space="preserve">với hai </w:t>
      </w:r>
      <w:r w:rsidRPr="0028549C">
        <w:rPr>
          <w:lang w:val="vi-VN"/>
        </w:rPr>
        <w:t>tỉ lệ train:val:test.</w:t>
      </w:r>
    </w:p>
    <w:p w14:paraId="24AD01B4" w14:textId="3C14B136" w:rsidR="00976DC5" w:rsidRPr="0028549C" w:rsidRDefault="003214D8" w:rsidP="00E133E2">
      <w:pPr>
        <w:spacing w:line="276" w:lineRule="auto"/>
        <w:ind w:firstLine="284"/>
        <w:rPr>
          <w:lang w:val="vi-VN"/>
        </w:rPr>
      </w:pPr>
      <w:r w:rsidRPr="0028549C">
        <w:rPr>
          <w:lang w:val="vi-VN"/>
        </w:rPr>
        <w:t>Long Short-Term Memory (LSTM) là mô hình cho giá trị Root Mean Square Error (RMSE) thấp nhất trên cả ba bộ dữ liệu và cũng như với hai tỉ lệ train:val:test.</w:t>
      </w:r>
    </w:p>
    <w:p w14:paraId="2270566E" w14:textId="14257C09" w:rsidR="00C01BB2" w:rsidRPr="0028549C" w:rsidRDefault="00880499" w:rsidP="00E133E2">
      <w:pPr>
        <w:spacing w:line="276" w:lineRule="auto"/>
        <w:ind w:firstLine="284"/>
        <w:rPr>
          <w:lang w:val="vi-VN"/>
        </w:rPr>
      </w:pPr>
      <w:r w:rsidRPr="0028549C">
        <w:rPr>
          <w:lang w:val="vi-VN"/>
        </w:rPr>
        <w:t xml:space="preserve">Trong trường hợp của Mean Squared Logarithmic Error (MSLE), Hidden Markov Model (HMM) là mô hình cho kết quả thấp nhất trên hầu hết ba bộ dữ liệu và cũng như với hai tỉ lệ train:val:test. Tuy nhiên, đối với bộ dữ liệu NTR ở tỉ lệ 7:1:2 của train:val:test, LSTM cho giá trị thấp nhất là 0.00041 (nhỏ hơn </w:t>
      </w:r>
      <w:r w:rsidRPr="008A78FD">
        <w:rPr>
          <w:lang w:val="vi-VN"/>
        </w:rPr>
        <w:t>0.</w:t>
      </w:r>
      <w:r w:rsidR="00B61610" w:rsidRPr="008A78FD">
        <w:rPr>
          <w:lang w:val="vi-VN"/>
        </w:rPr>
        <w:t>000</w:t>
      </w:r>
      <w:r w:rsidR="00C12569" w:rsidRPr="008A78FD">
        <w:rPr>
          <w:lang w:val="vi-VN"/>
        </w:rPr>
        <w:t>53</w:t>
      </w:r>
      <w:r w:rsidRPr="0028549C">
        <w:rPr>
          <w:lang w:val="vi-VN"/>
        </w:rPr>
        <w:t xml:space="preserve"> của HMM).</w:t>
      </w:r>
    </w:p>
    <w:p w14:paraId="4BEBB27A" w14:textId="0C1EC633" w:rsidR="002A0005" w:rsidRPr="0085744E" w:rsidRDefault="00930701" w:rsidP="00E133E2">
      <w:pPr>
        <w:spacing w:line="276" w:lineRule="auto"/>
        <w:ind w:firstLine="284"/>
        <w:rPr>
          <w:lang w:val="vi-VN"/>
        </w:rPr>
      </w:pPr>
      <w:r w:rsidRPr="0028549C">
        <w:rPr>
          <w:lang w:val="vi-VN"/>
        </w:rPr>
        <w:t>Tổng kết lại, từ các phân tích về các độ đo lỗi như MAPE, RMSE và MSLE trên cả ba bộ dữ liệu và</w:t>
      </w:r>
      <w:r w:rsidR="00F87D38" w:rsidRPr="0028549C">
        <w:rPr>
          <w:lang w:val="vi-VN"/>
        </w:rPr>
        <w:t xml:space="preserve"> hai</w:t>
      </w:r>
      <w:r w:rsidRPr="0028549C">
        <w:rPr>
          <w:lang w:val="vi-VN"/>
        </w:rPr>
        <w:t xml:space="preserve"> tỉ lệ train:val:test, nhóm nhận thấy hai mô hình phù hợp nhất là Long Short-Term Memory (LSTM) và Hidden Markov Model (HMM). Cả hai mô hình này đã cho kết quả tốt nhất trong các độ đo lỗi khác nhau trên hầu hết ba bộ dữ liệu và tỉ lệ train:val:test.</w:t>
      </w:r>
    </w:p>
    <w:p w14:paraId="076D1D36" w14:textId="13A65BE3" w:rsidR="00A32672" w:rsidRPr="0085744E" w:rsidRDefault="00A32672" w:rsidP="00E133E2">
      <w:pPr>
        <w:spacing w:line="276" w:lineRule="auto"/>
        <w:ind w:firstLine="284"/>
        <w:rPr>
          <w:lang w:val="vi-VN"/>
        </w:rPr>
      </w:pPr>
      <w:r w:rsidRPr="0085744E">
        <w:rPr>
          <w:lang w:val="vi-VN"/>
        </w:rPr>
        <w:t>Nhóm sẽ sử dụng hai mô hình này</w:t>
      </w:r>
      <w:r w:rsidR="00536BDF" w:rsidRPr="0085744E">
        <w:rPr>
          <w:lang w:val="vi-VN"/>
        </w:rPr>
        <w:t xml:space="preserve"> để </w:t>
      </w:r>
      <w:r w:rsidR="00071EC3" w:rsidRPr="0085744E">
        <w:rPr>
          <w:lang w:val="vi-VN"/>
        </w:rPr>
        <w:t xml:space="preserve">giải quyết bài toán dự đoán </w:t>
      </w:r>
      <w:r w:rsidR="00BB2034" w:rsidRPr="0085744E">
        <w:rPr>
          <w:lang w:val="vi-VN"/>
        </w:rPr>
        <w:t>giá trị giá đóng cửa (Close)</w:t>
      </w:r>
      <w:r w:rsidR="007D2FE8" w:rsidRPr="0085744E">
        <w:rPr>
          <w:lang w:val="vi-VN"/>
        </w:rPr>
        <w:t xml:space="preserve"> trong 30 ngày tiếp theo, từ ngày 13/6/2023 đến </w:t>
      </w:r>
      <w:r w:rsidR="006F1A28" w:rsidRPr="0085744E">
        <w:rPr>
          <w:lang w:val="vi-VN"/>
        </w:rPr>
        <w:t>12/7/2023</w:t>
      </w:r>
      <w:r w:rsidR="009C48CE" w:rsidRPr="0085744E">
        <w:rPr>
          <w:lang w:val="vi-VN"/>
        </w:rPr>
        <w:t xml:space="preserve"> trên 3 bộ dữ liệu CTLT, INTC và NTR</w:t>
      </w:r>
      <w:r w:rsidR="006F1A28" w:rsidRPr="0085744E">
        <w:rPr>
          <w:lang w:val="vi-VN"/>
        </w:rPr>
        <w:t>.</w:t>
      </w:r>
    </w:p>
    <w:p w14:paraId="6A3B9266" w14:textId="7FAF624B" w:rsidR="00F625F2" w:rsidRPr="00F36DB1" w:rsidRDefault="005E1305" w:rsidP="00F625F2">
      <w:pPr>
        <w:pStyle w:val="Heading2"/>
        <w:tabs>
          <w:tab w:val="clear" w:pos="3763"/>
          <w:tab w:val="num" w:pos="288"/>
        </w:tabs>
        <w:spacing w:line="276" w:lineRule="auto"/>
        <w:ind w:left="284" w:hanging="289"/>
        <w:rPr>
          <w:lang w:val="vi-VN"/>
        </w:rPr>
      </w:pPr>
      <w:r w:rsidRPr="001962CD">
        <w:rPr>
          <w:lang w:val="vi-VN"/>
        </w:rPr>
        <w:t xml:space="preserve">Thực nghiệm dự đoán </w:t>
      </w:r>
      <w:r w:rsidR="001962CD" w:rsidRPr="001962CD">
        <w:rPr>
          <w:lang w:val="vi-VN"/>
        </w:rPr>
        <w:t>giá cổ phiếu 30 ngày tới</w:t>
      </w:r>
    </w:p>
    <w:p w14:paraId="1DC016F1" w14:textId="77777777" w:rsidR="007874BF" w:rsidRDefault="00910122" w:rsidP="007874BF">
      <w:pPr>
        <w:keepNext/>
        <w:jc w:val="center"/>
      </w:pPr>
      <w:r w:rsidRPr="00910122">
        <w:rPr>
          <w:noProof/>
          <w:lang w:val="vi-VN"/>
        </w:rPr>
        <w:drawing>
          <wp:inline distT="0" distB="0" distL="0" distR="0" wp14:anchorId="685D3CBA" wp14:editId="66AD8F38">
            <wp:extent cx="3195955" cy="1116330"/>
            <wp:effectExtent l="0" t="0" r="4445" b="7620"/>
            <wp:docPr id="1171291820" name="Picture 117129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91820" name=""/>
                    <pic:cNvPicPr/>
                  </pic:nvPicPr>
                  <pic:blipFill>
                    <a:blip r:embed="rId35"/>
                    <a:stretch>
                      <a:fillRect/>
                    </a:stretch>
                  </pic:blipFill>
                  <pic:spPr>
                    <a:xfrm>
                      <a:off x="0" y="0"/>
                      <a:ext cx="3195955" cy="1116330"/>
                    </a:xfrm>
                    <a:prstGeom prst="rect">
                      <a:avLst/>
                    </a:prstGeom>
                  </pic:spPr>
                </pic:pic>
              </a:graphicData>
            </a:graphic>
          </wp:inline>
        </w:drawing>
      </w:r>
    </w:p>
    <w:p w14:paraId="0C8CB1B0" w14:textId="6804D5EE" w:rsidR="00C9058F" w:rsidRDefault="007874BF" w:rsidP="007874BF">
      <w:pPr>
        <w:pStyle w:val="Caption"/>
        <w:rPr>
          <w:lang w:val="vi-VN"/>
        </w:rPr>
      </w:pPr>
      <w:r>
        <w:t>Hình 1</w:t>
      </w:r>
      <w:r w:rsidR="00E24DDD">
        <w:t>8</w:t>
      </w:r>
      <w:r>
        <w:t xml:space="preserve">. </w:t>
      </w:r>
      <w:r w:rsidRPr="00191631">
        <w:t>Dự đoán giá cổ phiếu trong 30 ngày tới với tỉ lệ 7:1:2</w:t>
      </w:r>
    </w:p>
    <w:p w14:paraId="6C53EBB8" w14:textId="77777777" w:rsidR="007874BF" w:rsidRDefault="00CC2177" w:rsidP="007874BF">
      <w:pPr>
        <w:keepNext/>
        <w:jc w:val="center"/>
      </w:pPr>
      <w:r w:rsidRPr="00CC2177">
        <w:rPr>
          <w:noProof/>
        </w:rPr>
        <w:drawing>
          <wp:inline distT="0" distB="0" distL="0" distR="0" wp14:anchorId="6A4BEA17" wp14:editId="15359E4E">
            <wp:extent cx="3195955" cy="1122680"/>
            <wp:effectExtent l="0" t="0" r="4445" b="1270"/>
            <wp:docPr id="1356395091" name="Picture 1356395091" descr="A picture containing line, pl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95091" name="Picture 1" descr="A picture containing line, plot, text, diagram&#10;&#10;Description automatically generated"/>
                    <pic:cNvPicPr/>
                  </pic:nvPicPr>
                  <pic:blipFill>
                    <a:blip r:embed="rId36"/>
                    <a:stretch>
                      <a:fillRect/>
                    </a:stretch>
                  </pic:blipFill>
                  <pic:spPr>
                    <a:xfrm>
                      <a:off x="0" y="0"/>
                      <a:ext cx="3195955" cy="1122680"/>
                    </a:xfrm>
                    <a:prstGeom prst="rect">
                      <a:avLst/>
                    </a:prstGeom>
                  </pic:spPr>
                </pic:pic>
              </a:graphicData>
            </a:graphic>
          </wp:inline>
        </w:drawing>
      </w:r>
    </w:p>
    <w:p w14:paraId="2EBC7A3E" w14:textId="5C6172D6" w:rsidR="00346071" w:rsidRPr="00346071" w:rsidRDefault="007874BF" w:rsidP="003F1CF4">
      <w:pPr>
        <w:pStyle w:val="Caption"/>
        <w:spacing w:after="120"/>
      </w:pPr>
      <w:r>
        <w:t>Hình 1</w:t>
      </w:r>
      <w:r w:rsidR="00E24DDD">
        <w:t>9</w:t>
      </w:r>
      <w:r>
        <w:t xml:space="preserve">. </w:t>
      </w:r>
      <w:r w:rsidRPr="00395DE2">
        <w:t>Dự đoán giá cổ phiếu trong 30 ngày tới với tỉ lệ 6:2:2</w:t>
      </w:r>
    </w:p>
    <w:p w14:paraId="795A0235" w14:textId="600E8675" w:rsidR="00DB36D1" w:rsidRPr="00346071" w:rsidRDefault="00877062" w:rsidP="00346071">
      <w:pPr>
        <w:pStyle w:val="Heading1"/>
        <w:spacing w:line="276" w:lineRule="auto"/>
        <w:ind w:firstLine="0"/>
        <w:rPr>
          <w:b/>
          <w:bCs/>
          <w:lang w:val="vi-VN"/>
        </w:rPr>
      </w:pPr>
      <w:r w:rsidRPr="00346071">
        <w:rPr>
          <w:b/>
          <w:bCs/>
          <w:lang w:val="vi-VN"/>
        </w:rPr>
        <w:t>KẾT LUẬN</w:t>
      </w:r>
    </w:p>
    <w:p w14:paraId="23E13426" w14:textId="2396F7CB" w:rsidR="008611BD" w:rsidRPr="00B976AA" w:rsidRDefault="008611BD" w:rsidP="00E133E2">
      <w:pPr>
        <w:spacing w:line="276" w:lineRule="auto"/>
        <w:rPr>
          <w:lang w:val="vi-VN"/>
        </w:rPr>
      </w:pPr>
      <w:r>
        <w:rPr>
          <w:lang w:val="vi-VN"/>
        </w:rPr>
        <w:tab/>
      </w:r>
      <w:r w:rsidR="00D02D07" w:rsidRPr="00D02D07">
        <w:rPr>
          <w:lang w:val="vi-VN"/>
        </w:rPr>
        <w:t>Trong bài báo này, chúng tôi đã tiến hành nghiên cứu về việc sử dụng kỹ thuật phân tích chuỗi thời gian để dự đoán giá cổ phiếu.</w:t>
      </w:r>
      <w:r w:rsidR="00A9524B" w:rsidRPr="00B976AA">
        <w:rPr>
          <w:lang w:val="vi-VN"/>
        </w:rPr>
        <w:t xml:space="preserve"> Chúng tôi đã sử dụng các mô hình như Linear Regression, GRU, ARIMA, ETS, LSTM, RNN, GBT, HMM, XGBoost, DFNN, và TCANs trên ba bộ dữ liệu khác nhau để đưa ra dự đoán giá cổ phiếu. Điều này giúp chúng tôi đánh giá hiệu suất và so sánh các mô hình dự đoán.</w:t>
      </w:r>
      <w:r w:rsidR="00ED6A02" w:rsidRPr="00B976AA">
        <w:rPr>
          <w:lang w:val="vi-VN"/>
        </w:rPr>
        <w:t xml:space="preserve"> Kết quả thực nghiệm cho thấy m</w:t>
      </w:r>
      <w:r w:rsidR="00ED6A02" w:rsidRPr="00ED6A02">
        <w:rPr>
          <w:lang w:val="vi-VN"/>
        </w:rPr>
        <w:t>ô hình LSTM và HMM đã cho thấy hiệu suất tốt hơn so với các mô hình khác trong việc dự đoán giá cổ phiếu. Điều này đều chỉ ra tiềm năng của các mô hình dựa trên mạng nơ-ron sâu và kỹ thuật phân tích chuỗi thời gian trong lĩnh vực dự đoán giá cổ phiếu.</w:t>
      </w:r>
      <w:r w:rsidR="00B501DA" w:rsidRPr="00B976AA">
        <w:rPr>
          <w:lang w:val="vi-VN"/>
        </w:rPr>
        <w:t xml:space="preserve"> </w:t>
      </w:r>
    </w:p>
    <w:p w14:paraId="0FB04418" w14:textId="70165824" w:rsidR="00ED6A02" w:rsidRDefault="00ED6A02" w:rsidP="00E133E2">
      <w:pPr>
        <w:tabs>
          <w:tab w:val="clear" w:pos="425"/>
          <w:tab w:val="left" w:pos="284"/>
        </w:tabs>
        <w:spacing w:line="276" w:lineRule="auto"/>
        <w:rPr>
          <w:lang w:val="vi-VN"/>
        </w:rPr>
      </w:pPr>
      <w:r>
        <w:rPr>
          <w:lang w:val="vi-VN"/>
        </w:rPr>
        <w:tab/>
      </w:r>
      <w:r w:rsidRPr="00ED6A02">
        <w:rPr>
          <w:lang w:val="vi-VN"/>
        </w:rPr>
        <w:t xml:space="preserve">Mặc dù đã đạt được một số kết quả khả quan, quá trình nghiên cứu không tránh khỏi một số khó khăn. Một trong những khó khăn là tính phức tạp và biến động của thị trường tài chính, làm tăng độ khó trong việc dự đoán giá cổ phiếu. </w:t>
      </w:r>
    </w:p>
    <w:p w14:paraId="519863BC" w14:textId="47C5CF40" w:rsidR="00ED6A02" w:rsidRPr="00B976AA" w:rsidRDefault="00ED6A02" w:rsidP="00E133E2">
      <w:pPr>
        <w:tabs>
          <w:tab w:val="clear" w:pos="425"/>
          <w:tab w:val="left" w:pos="284"/>
        </w:tabs>
        <w:spacing w:line="276" w:lineRule="auto"/>
        <w:rPr>
          <w:lang w:val="vi-VN"/>
        </w:rPr>
      </w:pPr>
      <w:r>
        <w:rPr>
          <w:lang w:val="vi-VN"/>
        </w:rPr>
        <w:tab/>
      </w:r>
      <w:r w:rsidR="00194482" w:rsidRPr="00B976AA">
        <w:rPr>
          <w:lang w:val="vi-VN"/>
        </w:rPr>
        <w:t xml:space="preserve">Trong tương lai, </w:t>
      </w:r>
      <w:r w:rsidR="004B47AF" w:rsidRPr="00B976AA">
        <w:rPr>
          <w:lang w:val="vi-VN"/>
        </w:rPr>
        <w:t>chúng tôi sẽ tiếp tục nghiên cứu</w:t>
      </w:r>
      <w:r w:rsidR="00350942" w:rsidRPr="00B976AA">
        <w:rPr>
          <w:lang w:val="vi-VN"/>
        </w:rPr>
        <w:t xml:space="preserve">, áp dụng các kỹ thuật trong tinh chỉnh mô hình để cải tiến các mô hình dự đoán giá </w:t>
      </w:r>
      <w:r w:rsidR="00F914B3" w:rsidRPr="00B976AA">
        <w:rPr>
          <w:lang w:val="vi-VN"/>
        </w:rPr>
        <w:t xml:space="preserve">cổ phiếu. </w:t>
      </w:r>
      <w:r w:rsidR="008C1004" w:rsidRPr="00B976AA">
        <w:rPr>
          <w:lang w:val="vi-VN"/>
        </w:rPr>
        <w:t>Ngoài ra chúng tôi có thể nghiên cứu và áp dụng các mô hình mới nhất và phát triển phương pháp kết hợp giữa các mô hình khác nhau để tăng độ chính xác và tin cậy của dự đoán. Đồng thời, mở rộng phạm vi nghiên cứu bằng cách sử dụng thêm nhiều dữ liệu từ các thị trường tài chính khác nhau</w:t>
      </w:r>
      <w:r w:rsidR="007948D0" w:rsidRPr="00B976AA">
        <w:rPr>
          <w:lang w:val="vi-VN"/>
        </w:rPr>
        <w:t xml:space="preserve"> như tin tức, sự kiện và thông tin khác để dự đoán chính xác hơn.</w:t>
      </w:r>
    </w:p>
    <w:p w14:paraId="33024554" w14:textId="1931FE10" w:rsidR="000C2B99" w:rsidRPr="00056FDE" w:rsidRDefault="00F12848" w:rsidP="00E133E2">
      <w:pPr>
        <w:pStyle w:val="Heading1"/>
        <w:numPr>
          <w:ilvl w:val="0"/>
          <w:numId w:val="0"/>
        </w:numPr>
        <w:spacing w:line="276" w:lineRule="auto"/>
        <w:rPr>
          <w:b/>
          <w:bCs/>
          <w:lang w:val="vi-VN"/>
        </w:rPr>
      </w:pPr>
      <w:r w:rsidRPr="00056FDE">
        <w:rPr>
          <w:b/>
          <w:bCs/>
          <w:lang w:val="vi-VN"/>
        </w:rPr>
        <w:t>ĐÓNG GÓP CỦA CÁC THÀNH VIÊN</w:t>
      </w:r>
    </w:p>
    <w:p w14:paraId="2465C919" w14:textId="697E7120" w:rsidR="003F1CF4" w:rsidRPr="00B976AA" w:rsidRDefault="00F12848" w:rsidP="00E133E2">
      <w:pPr>
        <w:spacing w:line="276" w:lineRule="auto"/>
        <w:rPr>
          <w:lang w:val="vi-VN"/>
        </w:rPr>
      </w:pPr>
      <w:r w:rsidRPr="00B976AA">
        <w:rPr>
          <w:b/>
          <w:lang w:val="vi-VN"/>
        </w:rPr>
        <w:t>Trần Thị Mỹ Nhung</w:t>
      </w:r>
      <w:r w:rsidRPr="00B976AA">
        <w:rPr>
          <w:lang w:val="vi-VN"/>
        </w:rPr>
        <w:t xml:space="preserve">: </w:t>
      </w:r>
      <w:r w:rsidR="00E55614" w:rsidRPr="00B976AA">
        <w:rPr>
          <w:lang w:val="vi-VN"/>
        </w:rPr>
        <w:t>Kiểm tra – Xem xét và chỉnh sửa,</w:t>
      </w:r>
      <w:r w:rsidR="00787590" w:rsidRPr="00B976AA">
        <w:rPr>
          <w:lang w:val="vi-VN"/>
        </w:rPr>
        <w:t xml:space="preserve"> </w:t>
      </w:r>
      <w:r w:rsidR="00B31F88" w:rsidRPr="00B976AA">
        <w:rPr>
          <w:lang w:val="vi-VN"/>
        </w:rPr>
        <w:t xml:space="preserve">kết luận, </w:t>
      </w:r>
      <w:r w:rsidR="00E55614" w:rsidRPr="00B976AA">
        <w:rPr>
          <w:lang w:val="vi-VN"/>
        </w:rPr>
        <w:t>ARIMA, DFNN</w:t>
      </w:r>
      <w:r w:rsidR="00622BDB" w:rsidRPr="00B976AA">
        <w:rPr>
          <w:lang w:val="vi-VN"/>
        </w:rPr>
        <w:t xml:space="preserve">. </w:t>
      </w:r>
      <w:r w:rsidR="00622BDB" w:rsidRPr="00B976AA">
        <w:rPr>
          <w:b/>
          <w:lang w:val="vi-VN"/>
        </w:rPr>
        <w:t>Nguyễn Hoài Linh</w:t>
      </w:r>
      <w:r w:rsidR="00B51A59" w:rsidRPr="00B976AA">
        <w:rPr>
          <w:lang w:val="vi-VN"/>
        </w:rPr>
        <w:t>:</w:t>
      </w:r>
      <w:r w:rsidR="00F614C9" w:rsidRPr="00B976AA">
        <w:rPr>
          <w:lang w:val="vi-VN"/>
        </w:rPr>
        <w:t xml:space="preserve">Trực quan hóa dự đoán 30 ngày, </w:t>
      </w:r>
      <w:r w:rsidR="003148C3" w:rsidRPr="00B976AA">
        <w:rPr>
          <w:lang w:val="vi-VN"/>
        </w:rPr>
        <w:t>Tài nguyên</w:t>
      </w:r>
      <w:r w:rsidR="00B43B95" w:rsidRPr="00B976AA">
        <w:rPr>
          <w:lang w:val="vi-VN"/>
        </w:rPr>
        <w:t xml:space="preserve">, HMM, </w:t>
      </w:r>
      <w:r w:rsidR="00327921" w:rsidRPr="00B976AA">
        <w:rPr>
          <w:lang w:val="vi-VN"/>
        </w:rPr>
        <w:t xml:space="preserve">RNN. </w:t>
      </w:r>
      <w:r w:rsidR="00327921" w:rsidRPr="00B976AA">
        <w:rPr>
          <w:b/>
          <w:lang w:val="vi-VN"/>
        </w:rPr>
        <w:t>Nguyễn Thành Phát</w:t>
      </w:r>
      <w:r w:rsidR="00B51A59" w:rsidRPr="00B976AA">
        <w:rPr>
          <w:lang w:val="vi-VN"/>
        </w:rPr>
        <w:t>:</w:t>
      </w:r>
      <w:r w:rsidR="00327921" w:rsidRPr="00B976AA">
        <w:rPr>
          <w:lang w:val="vi-VN"/>
        </w:rPr>
        <w:t xml:space="preserve"> Trực quan hóa dự đoán 30 ngày, Tài nguyên, LSTM, </w:t>
      </w:r>
      <w:r w:rsidR="00B51A59" w:rsidRPr="00B976AA">
        <w:rPr>
          <w:lang w:val="vi-VN"/>
        </w:rPr>
        <w:t xml:space="preserve">XGBoost. </w:t>
      </w:r>
      <w:r w:rsidR="00B51A59" w:rsidRPr="00B976AA">
        <w:rPr>
          <w:b/>
          <w:lang w:val="vi-VN"/>
        </w:rPr>
        <w:t>Nguyễn Đạt</w:t>
      </w:r>
      <w:r w:rsidR="00B51A59" w:rsidRPr="00B976AA">
        <w:rPr>
          <w:lang w:val="vi-VN"/>
        </w:rPr>
        <w:t>: Giới thiệu, độ đo</w:t>
      </w:r>
      <w:r w:rsidR="00232054" w:rsidRPr="00B976AA">
        <w:rPr>
          <w:lang w:val="vi-VN"/>
        </w:rPr>
        <w:t xml:space="preserve">, GRU, </w:t>
      </w:r>
      <w:r w:rsidR="00671D8D" w:rsidRPr="00B976AA">
        <w:rPr>
          <w:lang w:val="vi-VN"/>
        </w:rPr>
        <w:t xml:space="preserve">GBT. </w:t>
      </w:r>
      <w:r w:rsidR="00671D8D" w:rsidRPr="00B976AA">
        <w:rPr>
          <w:b/>
          <w:lang w:val="vi-VN"/>
        </w:rPr>
        <w:t>Nguyễn Anh Kiệt</w:t>
      </w:r>
      <w:r w:rsidR="00671D8D" w:rsidRPr="00B976AA">
        <w:rPr>
          <w:lang w:val="vi-VN"/>
        </w:rPr>
        <w:t xml:space="preserve">: </w:t>
      </w:r>
      <w:r w:rsidR="00AD07B7" w:rsidRPr="00B976AA">
        <w:rPr>
          <w:lang w:val="vi-VN"/>
        </w:rPr>
        <w:t xml:space="preserve">Đánh giá thuật toán, </w:t>
      </w:r>
      <w:r w:rsidR="00B21135" w:rsidRPr="00B976AA">
        <w:rPr>
          <w:lang w:val="vi-VN"/>
        </w:rPr>
        <w:t>L</w:t>
      </w:r>
      <w:r w:rsidR="00D80651" w:rsidRPr="00B976AA">
        <w:rPr>
          <w:lang w:val="vi-VN"/>
        </w:rPr>
        <w:t xml:space="preserve">inear Regression, </w:t>
      </w:r>
      <w:r w:rsidR="00FB207A" w:rsidRPr="00B976AA">
        <w:rPr>
          <w:lang w:val="vi-VN"/>
        </w:rPr>
        <w:t xml:space="preserve">ETS, TCANs. </w:t>
      </w:r>
    </w:p>
    <w:p w14:paraId="2EAFDBB1" w14:textId="63E2945E" w:rsidR="0080791D" w:rsidRPr="00056FDE" w:rsidRDefault="00877062" w:rsidP="00E133E2">
      <w:pPr>
        <w:pStyle w:val="Heading1"/>
        <w:numPr>
          <w:ilvl w:val="0"/>
          <w:numId w:val="0"/>
        </w:numPr>
        <w:spacing w:line="276" w:lineRule="auto"/>
        <w:rPr>
          <w:b/>
          <w:bCs/>
          <w:lang w:val="vi-VN"/>
        </w:rPr>
      </w:pPr>
      <w:r w:rsidRPr="00056FDE">
        <w:rPr>
          <w:b/>
          <w:bCs/>
          <w:lang w:val="vi-VN"/>
        </w:rPr>
        <w:t>LỜI CẢM ƠN</w:t>
      </w:r>
    </w:p>
    <w:p w14:paraId="55BD867F" w14:textId="77777777" w:rsidR="00217335" w:rsidRPr="00217335" w:rsidRDefault="00217335" w:rsidP="00217335">
      <w:pPr>
        <w:spacing w:line="276" w:lineRule="auto"/>
        <w:ind w:firstLine="284"/>
        <w:rPr>
          <w:lang w:val="vi-VN"/>
        </w:rPr>
      </w:pPr>
      <w:r w:rsidRPr="00217335">
        <w:rPr>
          <w:lang w:val="vi-VN"/>
        </w:rPr>
        <w:t xml:space="preserve">Chúng tôi xin bày tỏ lòng biết ơn sâu sắc đến PGS. TS. Nguyễn Đình Thuân và Kỹ sư Nguyễn Minh Nhựt vì sự hướng dẫn, định hướng và đóng góp quý báu của họ trong quá trình thực hiện bài báo này. Sự chỉ dẫn chuyên nghiệp và kiến thức sâu rộng của PGS. TS. Nguyễn Đình Thuân và Kỹ sư Nguyễn Minh Nhựt đã mang đến cho chúng tôi những cơ sở lý thuyết </w:t>
      </w:r>
      <w:r w:rsidRPr="00217335">
        <w:rPr>
          <w:lang w:val="vi-VN"/>
        </w:rPr>
        <w:lastRenderedPageBreak/>
        <w:t>và phương pháp nghiên cứu quan trọng, giúp chúng tôi tiếp cận và hiểu sâu hơn về kỹ thuật phân tích chuỗi thời gian và dự đoán giá cổ phiếu.</w:t>
      </w:r>
      <w:r w:rsidRPr="00D565A2">
        <w:rPr>
          <w:lang w:val="vi-VN"/>
        </w:rPr>
        <w:t xml:space="preserve"> </w:t>
      </w:r>
      <w:r w:rsidRPr="00217335">
        <w:rPr>
          <w:lang w:val="vi-VN"/>
        </w:rPr>
        <w:t>Sự tận tâm và sự hỗ trợ từ PGS. TS. Nguyễn Đình Thuân và Kỹ sư Nguyễn Minh Nhựt là một phần không thể thiếu trong thành công của chúng tôi.</w:t>
      </w:r>
    </w:p>
    <w:p w14:paraId="62DD9C69" w14:textId="77777777" w:rsidR="00217335" w:rsidRPr="00217335" w:rsidRDefault="00217335" w:rsidP="00217335">
      <w:pPr>
        <w:spacing w:line="276" w:lineRule="auto"/>
        <w:ind w:firstLine="284"/>
        <w:rPr>
          <w:lang w:val="vi-VN"/>
        </w:rPr>
      </w:pPr>
      <w:r w:rsidRPr="00217335">
        <w:rPr>
          <w:lang w:val="vi-VN"/>
        </w:rPr>
        <w:t>Bên cạnh đó, chúng tôi cũng muốn bày tỏ lòng biết ơn đến các thành viên trong nhóm nghiên cứu. Sự đồng lòng, tương trợ và chia sẻ kiến thức giữa chúng tôi đã tạo ra một môi trường làm việc tích cực và động lực để vượt qua các thách thức trong quá trình nghiên cứu. Những ý kiến đóng góp và thảo luận trong nhóm đã giúp chúng tôi mở rộng tầm nhìn và hoàn thiện nội dung bài báo.</w:t>
      </w:r>
    </w:p>
    <w:p w14:paraId="52445F0C" w14:textId="2EF4938C" w:rsidR="00670AE2" w:rsidRPr="00B14DA7" w:rsidRDefault="00217335" w:rsidP="00217335">
      <w:pPr>
        <w:spacing w:line="276" w:lineRule="auto"/>
        <w:ind w:firstLine="284"/>
        <w:rPr>
          <w:lang w:val="vi-VN"/>
        </w:rPr>
      </w:pPr>
      <w:r w:rsidRPr="00217335">
        <w:rPr>
          <w:lang w:val="vi-VN"/>
        </w:rPr>
        <w:t>Cuối cùng, chúng tôi xin gửi lời cảm ơn tới tất cả những người đã đóng góp và hỗ trợ chúng tôi trong hành trình này. Những đóng góp và hỗ trợ này đã góp phần quan trọng vào thành công của bài báo và mang lại giá trị cho cả lĩnh vực nghiên cứu về dự đoán giá cổ phiếu. Chúng tôi hy vọng rằng công trình này sẽ được lan tỏa và tiếp tục khám phá những tiềm năng và ứng dụng mới trong lĩnh vực này.</w:t>
      </w:r>
      <w:r w:rsidR="00670AE2" w:rsidRPr="00670AE2">
        <w:rPr>
          <w:lang w:val="vi-VN"/>
        </w:rPr>
        <w:t xml:space="preserve"> </w:t>
      </w:r>
    </w:p>
    <w:p w14:paraId="2F647EA4" w14:textId="577E7B7A" w:rsidR="009303D9" w:rsidRPr="00056FDE" w:rsidRDefault="00877062" w:rsidP="00E133E2">
      <w:pPr>
        <w:pStyle w:val="Heading1"/>
        <w:numPr>
          <w:ilvl w:val="0"/>
          <w:numId w:val="0"/>
        </w:numPr>
        <w:spacing w:line="276" w:lineRule="auto"/>
        <w:rPr>
          <w:b/>
          <w:bCs/>
          <w:lang w:val="vi-VN"/>
        </w:rPr>
      </w:pPr>
      <w:r w:rsidRPr="00056FDE">
        <w:rPr>
          <w:b/>
          <w:bCs/>
          <w:lang w:val="vi-VN"/>
        </w:rPr>
        <w:t>TÀI LIỆU THAM KHẢO</w:t>
      </w:r>
    </w:p>
    <w:p w14:paraId="3D5B2B2D" w14:textId="738F540E" w:rsidR="009303D9" w:rsidRPr="00A27799" w:rsidRDefault="003164C5" w:rsidP="00E133E2">
      <w:pPr>
        <w:pStyle w:val="references"/>
        <w:spacing w:line="276" w:lineRule="auto"/>
        <w:ind w:left="354" w:hanging="354"/>
        <w:rPr>
          <w:lang w:val="vi-VN"/>
        </w:rPr>
      </w:pPr>
      <w:r w:rsidRPr="003164C5">
        <w:rPr>
          <w:lang w:val="vi-VN"/>
        </w:rPr>
        <w:t xml:space="preserve">A. Beattie, "What Was the First Company to Issue Stock?", Investopedia, [Online]. Available: https://www.investopedia.com/ask/answers/08/first-company-issue-stock-dutch-east-india.asp. </w:t>
      </w:r>
    </w:p>
    <w:p w14:paraId="6D942FC4" w14:textId="4624F1A4" w:rsidR="009303D9" w:rsidRPr="00A27799" w:rsidRDefault="00701614" w:rsidP="00E133E2">
      <w:pPr>
        <w:pStyle w:val="references"/>
        <w:spacing w:line="276" w:lineRule="auto"/>
        <w:ind w:left="354" w:hanging="354"/>
        <w:rPr>
          <w:lang w:val="vi-VN"/>
        </w:rPr>
      </w:pPr>
      <w:r w:rsidRPr="00701614">
        <w:rPr>
          <w:lang w:val="vi-VN"/>
        </w:rPr>
        <w:t>Gururaj, V., Shriya, V. R., &amp; Ashwini, K. (2019). Stock market prediction using linear regression and support vector machines. Int J Appl Eng Res, 14(8), 1931-1934.</w:t>
      </w:r>
    </w:p>
    <w:p w14:paraId="7953EBE3" w14:textId="77777777" w:rsidR="007B1B3B" w:rsidRDefault="00B705AE" w:rsidP="00E133E2">
      <w:pPr>
        <w:pStyle w:val="references"/>
        <w:spacing w:line="276" w:lineRule="auto"/>
        <w:ind w:left="354" w:hanging="354"/>
        <w:rPr>
          <w:lang w:val="vi-VN"/>
        </w:rPr>
      </w:pPr>
      <w:r w:rsidRPr="00B705AE">
        <w:rPr>
          <w:lang w:val="vi-VN"/>
        </w:rPr>
        <w:t>Disha, R. A., &amp; Waheed, S. (2022). Performance analysis of machine learning models for intrusion detection system using Gini Impurity-based Weighted Random Forest (GIWRF) feature selection technique. Cybersecurity, 5(1), 1-20.</w:t>
      </w:r>
    </w:p>
    <w:p w14:paraId="43875E76" w14:textId="2AA79034" w:rsidR="009303D9" w:rsidRPr="00A27799" w:rsidRDefault="00701614" w:rsidP="00E133E2">
      <w:pPr>
        <w:pStyle w:val="references"/>
        <w:spacing w:line="276" w:lineRule="auto"/>
        <w:ind w:left="354" w:hanging="354"/>
        <w:rPr>
          <w:lang w:val="vi-VN"/>
        </w:rPr>
      </w:pPr>
      <w:r w:rsidRPr="00701614">
        <w:rPr>
          <w:lang w:val="vi-VN"/>
        </w:rPr>
        <w:t>A. A. Ariyo, A. O. Adewumi and C. K. Ayo, "Stock Price Prediction Using the ARIMA Model," 2014 UKSim-AMSS 16th International Conference on Computer Modelling and Simulation, Cambridge, UK, 2014, pp. 106-112, doi: 10.1109/UKSim.2014.67.</w:t>
      </w:r>
    </w:p>
    <w:p w14:paraId="2FA9E482" w14:textId="23B00939" w:rsidR="009303D9" w:rsidRPr="00701614" w:rsidRDefault="00701614" w:rsidP="00E133E2">
      <w:pPr>
        <w:pStyle w:val="references"/>
        <w:spacing w:line="276" w:lineRule="auto"/>
        <w:ind w:left="354" w:hanging="354"/>
        <w:rPr>
          <w:lang w:val="vi-VN"/>
        </w:rPr>
      </w:pPr>
      <w:r w:rsidRPr="00701614">
        <w:rPr>
          <w:lang w:val="vi-VN"/>
        </w:rPr>
        <w:t>A. Meyler, G. Kenny and T. Quinn, “Forecasting Irish Inflation using ARIMA Models”, Central Bank of Ireland Research Department, Technical Paper, 3/RT/1998</w:t>
      </w:r>
      <w:r>
        <w:t>.</w:t>
      </w:r>
    </w:p>
    <w:p w14:paraId="7FE94419" w14:textId="4F2E13BE" w:rsidR="00701614" w:rsidRPr="00701614" w:rsidRDefault="00701614" w:rsidP="00E133E2">
      <w:pPr>
        <w:pStyle w:val="references"/>
        <w:spacing w:line="276" w:lineRule="auto"/>
        <w:ind w:left="354" w:hanging="354"/>
        <w:rPr>
          <w:lang w:val="vi-VN"/>
        </w:rPr>
      </w:pPr>
      <w:r w:rsidRPr="00701614">
        <w:rPr>
          <w:lang w:val="vi-VN"/>
        </w:rPr>
        <w:t>Sidqi, F., &amp; Sumitra, I. D. (2019, November). Forecasting product selling using single exponential smoothing and double exponential smoothing methods. In IOP Conference Series: Materials Science and Engineering (Vol. 662, No. 3, p. 032031). IOP Publishing</w:t>
      </w:r>
      <w:r>
        <w:t>.</w:t>
      </w:r>
    </w:p>
    <w:p w14:paraId="631CFFD3" w14:textId="40239FE6" w:rsidR="00701614" w:rsidRDefault="00701614" w:rsidP="00E133E2">
      <w:pPr>
        <w:pStyle w:val="references"/>
        <w:spacing w:line="276" w:lineRule="auto"/>
        <w:ind w:left="354" w:hanging="354"/>
        <w:rPr>
          <w:lang w:val="vi-VN"/>
        </w:rPr>
      </w:pPr>
      <w:r w:rsidRPr="00701614">
        <w:rPr>
          <w:lang w:val="vi-VN"/>
        </w:rPr>
        <w:t>Roondiwala, M., Patel, H., &amp; Varma, S. (2017, April). Predicting Stock Prices Using LSTM. IJSC publishing</w:t>
      </w:r>
      <w:r>
        <w:t>.</w:t>
      </w:r>
    </w:p>
    <w:p w14:paraId="4896906B" w14:textId="44551428" w:rsidR="00701614" w:rsidRPr="00701614" w:rsidRDefault="003F7296" w:rsidP="00E133E2">
      <w:pPr>
        <w:pStyle w:val="references"/>
        <w:spacing w:line="276" w:lineRule="auto"/>
        <w:ind w:left="354" w:hanging="354"/>
        <w:rPr>
          <w:lang w:val="vi-VN"/>
        </w:rPr>
      </w:pPr>
      <w:r w:rsidRPr="003F7296">
        <w:rPr>
          <w:lang w:val="vi-VN"/>
        </w:rPr>
        <w:t xml:space="preserve">Yongqiong Zhu. 2020. Stock price prediction using the RNN model. 2020 International Conference on Applied Physics and Computing (ICAPC 2020). IOP Publishing.   </w:t>
      </w:r>
    </w:p>
    <w:p w14:paraId="7DB71D85" w14:textId="6ADB30AE" w:rsidR="00701614" w:rsidRPr="00701614" w:rsidRDefault="00E834B4" w:rsidP="00E133E2">
      <w:pPr>
        <w:pStyle w:val="references"/>
        <w:spacing w:line="276" w:lineRule="auto"/>
        <w:ind w:left="354" w:hanging="354"/>
        <w:rPr>
          <w:lang w:val="vi-VN"/>
        </w:rPr>
      </w:pPr>
      <w:r w:rsidRPr="00E834B4">
        <w:rPr>
          <w:lang w:val="vi-VN"/>
        </w:rPr>
        <w:t>Raihan Tanvir , Md Tanvir Rouf Shawon and Md. Golam Rabiul Alam. (2023, 26 January). DSE Stock Price Prediction using Hidden Markov Model. Ahsanullah University of Science and Technology, Dhaka, Bangladesh.</w:t>
      </w:r>
    </w:p>
    <w:p w14:paraId="309B6112" w14:textId="12C653E2" w:rsidR="00701614" w:rsidRPr="00701614" w:rsidRDefault="00E834B4" w:rsidP="00E133E2">
      <w:pPr>
        <w:pStyle w:val="references"/>
        <w:spacing w:line="276" w:lineRule="auto"/>
        <w:ind w:left="354" w:hanging="354"/>
        <w:rPr>
          <w:lang w:val="vi-VN"/>
        </w:rPr>
      </w:pPr>
      <w:r w:rsidRPr="00E834B4">
        <w:rPr>
          <w:lang w:val="vi-VN"/>
        </w:rPr>
        <w:t>Kyung Keun Yun, Yoon,Sang Won Yoon, &amp; Daehan Won(2021, August). Prediction of stock price direction using a hybrid GA-XGBoost algorithm with a three-stage feature engineering process. Department of Systems Science and Industrial Engineering publishing</w:t>
      </w:r>
      <w:r>
        <w:t>.</w:t>
      </w:r>
    </w:p>
    <w:p w14:paraId="3A472C53" w14:textId="267B3A84" w:rsidR="00701614" w:rsidRPr="00701614" w:rsidRDefault="00E834B4" w:rsidP="00E133E2">
      <w:pPr>
        <w:pStyle w:val="references"/>
        <w:spacing w:line="276" w:lineRule="auto"/>
        <w:ind w:left="354" w:hanging="354"/>
        <w:rPr>
          <w:lang w:val="vi-VN"/>
        </w:rPr>
      </w:pPr>
      <w:r w:rsidRPr="00E834B4">
        <w:rPr>
          <w:lang w:val="vi-VN"/>
        </w:rPr>
        <w:t>Orimoloye, L. O., Sung, M. C., Ma, T., &amp; Johnson, J. E. (2020). Comparing the effectiveness of deep feedforward neural networks and shallow architectures for predicting stock price indices. Expert Systems with Applications, 139, 112828.</w:t>
      </w:r>
    </w:p>
    <w:p w14:paraId="06ACF4BD" w14:textId="68C40CF8" w:rsidR="00701614" w:rsidRPr="00701614" w:rsidRDefault="00E834B4" w:rsidP="00E133E2">
      <w:pPr>
        <w:pStyle w:val="references"/>
        <w:spacing w:line="276" w:lineRule="auto"/>
        <w:ind w:left="354" w:hanging="354"/>
        <w:rPr>
          <w:lang w:val="vi-VN"/>
        </w:rPr>
      </w:pPr>
      <w:r w:rsidRPr="00E834B4">
        <w:rPr>
          <w:lang w:val="vi-VN"/>
        </w:rPr>
        <w:t>Lin, Y., Koprinska, I., &amp; Rana, M. (2021, July). Temporal convolutional attention neural networks for time series forecasting. In 2021 International joint conference on neural networks (IJCNN) (pp. 1-8). IEEE.</w:t>
      </w:r>
    </w:p>
    <w:p w14:paraId="41280F7E" w14:textId="3B3FF671" w:rsidR="00701614" w:rsidRPr="00701614" w:rsidRDefault="006831CE" w:rsidP="00E133E2">
      <w:pPr>
        <w:pStyle w:val="references"/>
        <w:spacing w:line="276" w:lineRule="auto"/>
        <w:ind w:left="354" w:hanging="354"/>
        <w:rPr>
          <w:lang w:val="vi-VN"/>
        </w:rPr>
      </w:pPr>
      <w:r w:rsidRPr="006831CE">
        <w:rPr>
          <w:lang w:val="vi-VN"/>
        </w:rPr>
        <w:t>Sharma, A., Bhuriya, D., &amp; Singh, U. (2017, April). Survey of stock market prediction using machine learning approach. In 2017 International conference of electronics, communication and aerospace technology (ICECA) (Vol. 2, pp. 506-509). IEEE.</w:t>
      </w:r>
    </w:p>
    <w:p w14:paraId="3E6F28CB" w14:textId="71E30BEC" w:rsidR="00701614" w:rsidRPr="00701614" w:rsidRDefault="00892AF4" w:rsidP="00E133E2">
      <w:pPr>
        <w:pStyle w:val="references"/>
        <w:spacing w:line="276" w:lineRule="auto"/>
        <w:ind w:left="354" w:hanging="354"/>
        <w:rPr>
          <w:lang w:val="vi-VN"/>
        </w:rPr>
      </w:pPr>
      <w:r w:rsidRPr="00207C76">
        <w:rPr>
          <w:lang w:val="fr-FR"/>
        </w:rPr>
        <w:t xml:space="preserve">Mahjoub, S., Chrifi-Alaoui, L., Marhic, B., &amp; Delahoche, L. (2022). </w:t>
      </w:r>
      <w:r w:rsidRPr="00207C76">
        <w:t>Predicting Energy Consumption Using LSTM, Multi-Layer GRU and Drop-GRU Neural Networks. Sensors, 22(11), 4062.</w:t>
      </w:r>
    </w:p>
    <w:p w14:paraId="5E3BA8E0" w14:textId="0A7E737A" w:rsidR="00701614" w:rsidRPr="00701614" w:rsidRDefault="005860B5" w:rsidP="00E133E2">
      <w:pPr>
        <w:pStyle w:val="references"/>
        <w:spacing w:line="276" w:lineRule="auto"/>
        <w:ind w:left="354" w:hanging="354"/>
        <w:rPr>
          <w:lang w:val="vi-VN"/>
        </w:rPr>
      </w:pPr>
      <w:r w:rsidRPr="005860B5">
        <w:rPr>
          <w:lang w:val="vi-VN"/>
        </w:rPr>
        <w:t>Box G, Jenkins G. Time Series Analysis, Forecasting and Control. San Francisco, CA: Holden-Day; 1970</w:t>
      </w:r>
    </w:p>
    <w:p w14:paraId="267ED132" w14:textId="65D25915" w:rsidR="00701614" w:rsidRPr="00701614" w:rsidRDefault="005860B5" w:rsidP="00E133E2">
      <w:pPr>
        <w:pStyle w:val="references"/>
        <w:spacing w:line="276" w:lineRule="auto"/>
        <w:ind w:left="354" w:hanging="354"/>
        <w:rPr>
          <w:lang w:val="vi-VN"/>
        </w:rPr>
      </w:pPr>
      <w:r w:rsidRPr="005860B5">
        <w:rPr>
          <w:lang w:val="vi-VN"/>
        </w:rPr>
        <w:t>Wang, J. J., Wang, J. Z., Zhang, Z. G., &amp; Guo, S. P. (2012). Stock index forecasting based on a hybrid model. Omega, 40(6), 758-766.</w:t>
      </w:r>
    </w:p>
    <w:p w14:paraId="123C023A" w14:textId="4CAA4310" w:rsidR="00701614" w:rsidRPr="005860B5" w:rsidRDefault="005860B5" w:rsidP="00E133E2">
      <w:pPr>
        <w:pStyle w:val="references"/>
        <w:spacing w:line="276" w:lineRule="auto"/>
        <w:ind w:left="354" w:hanging="354"/>
        <w:rPr>
          <w:lang w:val="vi-VN"/>
        </w:rPr>
      </w:pPr>
      <w:r w:rsidRPr="005860B5">
        <w:rPr>
          <w:lang w:val="vi-VN"/>
        </w:rPr>
        <w:t>Zhi-Peng, L. I., Hong, Y. U., Yun-Cai, L. I. U., &amp; Fu-Qiang, L. I. U. (2008). An improved adaptive exponential smoothing model for short-term travel time forecasting of urban arterial street. Acta automatica sinica, 34(11), 1404-1409.</w:t>
      </w:r>
    </w:p>
    <w:p w14:paraId="7C12253D" w14:textId="536542E9" w:rsidR="005860B5" w:rsidRPr="005860B5" w:rsidRDefault="006C4B16" w:rsidP="00E133E2">
      <w:pPr>
        <w:pStyle w:val="references"/>
        <w:spacing w:line="276" w:lineRule="auto"/>
        <w:ind w:left="354" w:hanging="354"/>
        <w:rPr>
          <w:lang w:val="vi-VN"/>
        </w:rPr>
      </w:pPr>
      <w:r w:rsidRPr="006C4B16">
        <w:rPr>
          <w:lang w:val="vi-VN"/>
        </w:rPr>
        <w:t>Alex Graves and Jurgen Schmidhuber, (2005). Framewise phoneme classification with bidirectional LSTM and other neural network architectures. Neural networks, 18(5-6), pp.602-610.</w:t>
      </w:r>
    </w:p>
    <w:p w14:paraId="31E056FC" w14:textId="2310A51C" w:rsidR="005860B5" w:rsidRPr="005860B5" w:rsidRDefault="00254F88" w:rsidP="00E133E2">
      <w:pPr>
        <w:pStyle w:val="references"/>
        <w:spacing w:line="276" w:lineRule="auto"/>
        <w:ind w:left="354" w:hanging="354"/>
        <w:rPr>
          <w:lang w:val="vi-VN"/>
        </w:rPr>
      </w:pPr>
      <w:r w:rsidRPr="00254F88">
        <w:rPr>
          <w:lang w:val="vi-VN"/>
        </w:rPr>
        <w:t>Shervine Amidi.</w:t>
      </w:r>
      <w:r w:rsidR="00B71EC5">
        <w:t xml:space="preserve"> </w:t>
      </w:r>
      <w:r w:rsidRPr="00254F88">
        <w:rPr>
          <w:lang w:val="vi-VN"/>
        </w:rPr>
        <w:t xml:space="preserve">(2018). Recurrent Neural Networks - CS230 Cheatsheet. </w:t>
      </w:r>
      <w:r w:rsidRPr="00B976AA">
        <w:rPr>
          <w:lang w:val="vi-VN"/>
        </w:rPr>
        <w:t>Available:</w:t>
      </w:r>
      <w:r w:rsidRPr="00254F88">
        <w:rPr>
          <w:lang w:val="vi-VN"/>
        </w:rPr>
        <w:t>https://stanford.edu/~shervine/l/vi/teaching/cs-230/cheatsheet-recurrent-neural-networks</w:t>
      </w:r>
      <w:r w:rsidR="002E24B2" w:rsidRPr="00B976AA">
        <w:rPr>
          <w:lang w:val="vi-VN"/>
        </w:rPr>
        <w:t>.</w:t>
      </w:r>
    </w:p>
    <w:p w14:paraId="28B92B97" w14:textId="63B161D4" w:rsidR="005860B5" w:rsidRPr="005860B5" w:rsidRDefault="00B71EC5" w:rsidP="00E133E2">
      <w:pPr>
        <w:pStyle w:val="references"/>
        <w:spacing w:line="276" w:lineRule="auto"/>
        <w:ind w:left="354" w:hanging="354"/>
        <w:rPr>
          <w:lang w:val="vi-VN"/>
        </w:rPr>
      </w:pPr>
      <w:r w:rsidRPr="00B71EC5">
        <w:rPr>
          <w:lang w:val="vi-VN"/>
        </w:rPr>
        <w:t>L. Breiman, "Arcing The Edge," Statistics Department, University of California, Berkeley, Technical Report 486, June 1997.</w:t>
      </w:r>
    </w:p>
    <w:p w14:paraId="1A466980" w14:textId="58429DE0" w:rsidR="005860B5" w:rsidRPr="005860B5" w:rsidRDefault="00DB1537" w:rsidP="00E133E2">
      <w:pPr>
        <w:pStyle w:val="references"/>
        <w:spacing w:line="276" w:lineRule="auto"/>
        <w:ind w:left="354" w:hanging="354"/>
        <w:rPr>
          <w:lang w:val="vi-VN"/>
        </w:rPr>
      </w:pPr>
      <w:r w:rsidRPr="00DB1537">
        <w:rPr>
          <w:lang w:val="vi-VN"/>
        </w:rPr>
        <w:t>Chen, T., &amp; Guestrin, C. (2016, June). XGBoost: A Scalable Tree Boosting System. Carlos Guestrin. KDD ’16. New York, USA: ACM Press, p. 785–794</w:t>
      </w:r>
    </w:p>
    <w:p w14:paraId="44B29B65" w14:textId="12046357" w:rsidR="005860B5" w:rsidRPr="005860B5" w:rsidRDefault="00CA768E" w:rsidP="00E133E2">
      <w:pPr>
        <w:pStyle w:val="references"/>
        <w:spacing w:line="276" w:lineRule="auto"/>
        <w:ind w:left="354" w:hanging="354"/>
        <w:rPr>
          <w:lang w:val="vi-VN"/>
        </w:rPr>
      </w:pPr>
      <w:r w:rsidRPr="00CA768E">
        <w:rPr>
          <w:lang w:val="vi-VN"/>
        </w:rPr>
        <w:t>Wójcik, Filip. (2020). XGBoost as a time-series forecasting tool.</w:t>
      </w:r>
    </w:p>
    <w:p w14:paraId="5187D8B6" w14:textId="588608FC" w:rsidR="005860B5" w:rsidRPr="00CA768E" w:rsidRDefault="005C2253" w:rsidP="00E133E2">
      <w:pPr>
        <w:pStyle w:val="references"/>
        <w:spacing w:line="276" w:lineRule="auto"/>
        <w:ind w:left="354" w:hanging="354"/>
        <w:rPr>
          <w:lang w:val="vi-VN"/>
        </w:rPr>
      </w:pPr>
      <w:r w:rsidRPr="005C2253">
        <w:rPr>
          <w:lang w:val="vi-VN"/>
        </w:rPr>
        <w:t>Oyedele, A. A., Ajayi, A. O., Oyedele, L. O., Bello, S. A., &amp; Jimoh, K. O. (2023). Performance evaluation of deep learning and boosted trees for cryptocurrency closing price prediction. Expert Systems with Applications, 213, 119233.</w:t>
      </w:r>
    </w:p>
    <w:p w14:paraId="67F99055" w14:textId="6E1057CB" w:rsidR="00CA768E" w:rsidRPr="00CA768E" w:rsidRDefault="009A0B39" w:rsidP="00E133E2">
      <w:pPr>
        <w:pStyle w:val="references"/>
        <w:spacing w:line="276" w:lineRule="auto"/>
        <w:ind w:left="354" w:hanging="354"/>
        <w:rPr>
          <w:lang w:val="vi-VN"/>
        </w:rPr>
      </w:pPr>
      <w:r w:rsidRPr="009A0B39">
        <w:rPr>
          <w:lang w:val="vi-VN"/>
        </w:rPr>
        <w:t>Lin, Y., Koprinska, I., &amp; Rana, M. (2021, July). Temporal convolutional attention neural networks for time series forecasting. In 2021 International joint conference on neural networks (IJCNN) (pp. 1-8). IEEE.</w:t>
      </w:r>
    </w:p>
    <w:p w14:paraId="5B66E98C" w14:textId="53E4047E" w:rsidR="00CA768E" w:rsidRPr="00CA768E" w:rsidRDefault="00066E3F" w:rsidP="00E133E2">
      <w:pPr>
        <w:pStyle w:val="references"/>
        <w:spacing w:line="276" w:lineRule="auto"/>
        <w:ind w:left="354" w:hanging="354"/>
        <w:rPr>
          <w:lang w:val="vi-VN"/>
        </w:rPr>
      </w:pPr>
      <w:r w:rsidRPr="00066E3F">
        <w:rPr>
          <w:lang w:val="vi-VN"/>
        </w:rPr>
        <w:t>A. de Myttenaere, B. Golden, B. Le Grand, và F. Rossi, "Mean Absolute Percentage Error for Regression Models," Neurocomputing​</w:t>
      </w:r>
      <w:r w:rsidR="00447C94">
        <w:t>.</w:t>
      </w:r>
      <w:r w:rsidRPr="00066E3F">
        <w:rPr>
          <w:lang w:val="vi-VN"/>
        </w:rPr>
        <w:t>​</w:t>
      </w:r>
    </w:p>
    <w:p w14:paraId="2B968ABE" w14:textId="548E9D1B" w:rsidR="00CA768E" w:rsidRPr="00CA768E" w:rsidRDefault="00447C94" w:rsidP="00E133E2">
      <w:pPr>
        <w:pStyle w:val="references"/>
        <w:spacing w:line="276" w:lineRule="auto"/>
        <w:ind w:left="354" w:hanging="354"/>
        <w:rPr>
          <w:lang w:val="vi-VN"/>
        </w:rPr>
      </w:pPr>
      <w:r w:rsidRPr="00447C94">
        <w:rPr>
          <w:lang w:val="vi-VN"/>
        </w:rPr>
        <w:t>T. Chai và R. R. Draxler, "Root mean square error (RMSE) or mean absolute error (MAE)? – Arguments against avoiding RMSE in the literature," Geosci. Model Dev., vol. 7, pp. 1247–1250, 2014</w:t>
      </w:r>
      <w:r>
        <w:t>.</w:t>
      </w:r>
    </w:p>
    <w:p w14:paraId="25ADF403" w14:textId="3DE01BE0" w:rsidR="009303D9" w:rsidRPr="00701614" w:rsidRDefault="00447C94" w:rsidP="00B44611">
      <w:pPr>
        <w:pStyle w:val="references"/>
        <w:spacing w:line="276" w:lineRule="auto"/>
        <w:ind w:left="354" w:hanging="354"/>
        <w:rPr>
          <w:lang w:val="vi-VN"/>
        </w:rPr>
      </w:pPr>
      <w:r w:rsidRPr="00447C94">
        <w:rPr>
          <w:lang w:val="vi-VN"/>
        </w:rPr>
        <w:t>"MSLE - Mean Squared Logarithmic Error," Permetrics 1.2.0 documentatio</w:t>
      </w:r>
      <w:r>
        <w:t>n</w:t>
      </w:r>
    </w:p>
    <w:sectPr w:rsidR="009303D9" w:rsidRPr="00701614" w:rsidSect="00C919A4">
      <w:headerReference w:type="default" r:id="rId37"/>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8CE05" w14:textId="77777777" w:rsidR="0095481B" w:rsidRDefault="0095481B" w:rsidP="001A3B3D">
      <w:r>
        <w:separator/>
      </w:r>
    </w:p>
  </w:endnote>
  <w:endnote w:type="continuationSeparator" w:id="0">
    <w:p w14:paraId="6A753C2E" w14:textId="77777777" w:rsidR="0095481B" w:rsidRDefault="0095481B" w:rsidP="001A3B3D">
      <w:r>
        <w:continuationSeparator/>
      </w:r>
    </w:p>
  </w:endnote>
  <w:endnote w:type="continuationNotice" w:id="1">
    <w:p w14:paraId="4B4C61AE" w14:textId="77777777" w:rsidR="0095481B" w:rsidRDefault="009548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DF8DF" w14:textId="055B365F"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583E2" w14:textId="77777777" w:rsidR="0095481B" w:rsidRDefault="0095481B" w:rsidP="001A3B3D">
      <w:r>
        <w:separator/>
      </w:r>
    </w:p>
  </w:footnote>
  <w:footnote w:type="continuationSeparator" w:id="0">
    <w:p w14:paraId="2BFB33D8" w14:textId="77777777" w:rsidR="0095481B" w:rsidRDefault="0095481B" w:rsidP="001A3B3D">
      <w:r>
        <w:continuationSeparator/>
      </w:r>
    </w:p>
  </w:footnote>
  <w:footnote w:type="continuationNotice" w:id="1">
    <w:p w14:paraId="362BDFC0" w14:textId="77777777" w:rsidR="0095481B" w:rsidRDefault="0095481B"/>
  </w:footnote>
  <w:footnote w:id="2">
    <w:p w14:paraId="3029F4E9" w14:textId="0930A005" w:rsidR="0014095C" w:rsidRPr="002D3FD5" w:rsidRDefault="0014095C">
      <w:pPr>
        <w:pStyle w:val="FootnoteText"/>
        <w:rPr>
          <w:sz w:val="17"/>
          <w:szCs w:val="17"/>
        </w:rPr>
      </w:pPr>
      <w:r w:rsidRPr="002D3FD5">
        <w:rPr>
          <w:rStyle w:val="FootnoteReference"/>
          <w:sz w:val="17"/>
          <w:szCs w:val="17"/>
        </w:rPr>
        <w:footnoteRef/>
      </w:r>
      <w:r w:rsidRPr="002D3FD5">
        <w:rPr>
          <w:sz w:val="17"/>
          <w:szCs w:val="17"/>
        </w:rPr>
        <w:t xml:space="preserve">  </w:t>
      </w:r>
      <w:hyperlink r:id="rId1" w:history="1">
        <w:r w:rsidRPr="006C164C">
          <w:rPr>
            <w:rStyle w:val="Hyperlink"/>
            <w:color w:val="auto"/>
            <w:sz w:val="17"/>
            <w:szCs w:val="17"/>
            <w:u w:val="none"/>
          </w:rPr>
          <w:t>https://finance.yahoo.com/quote/CTLT/history?p=CTLT</w:t>
        </w:r>
      </w:hyperlink>
    </w:p>
  </w:footnote>
  <w:footnote w:id="3">
    <w:p w14:paraId="34C8CD71" w14:textId="7BBD6BAF" w:rsidR="009266BD" w:rsidRDefault="009266BD">
      <w:pPr>
        <w:pStyle w:val="FootnoteText"/>
      </w:pPr>
      <w:r w:rsidRPr="002D3FD5">
        <w:rPr>
          <w:rStyle w:val="FootnoteReference"/>
          <w:sz w:val="17"/>
          <w:szCs w:val="17"/>
        </w:rPr>
        <w:footnoteRef/>
      </w:r>
      <w:r w:rsidR="002D3FD5">
        <w:rPr>
          <w:sz w:val="17"/>
          <w:szCs w:val="17"/>
        </w:rPr>
        <w:t xml:space="preserve"> </w:t>
      </w:r>
      <w:r w:rsidR="00331F7F" w:rsidRPr="00331F7F">
        <w:rPr>
          <w:rStyle w:val="FootnoteReference"/>
          <w:sz w:val="17"/>
          <w:szCs w:val="17"/>
          <w:vertAlign w:val="baseline"/>
        </w:rPr>
        <w:t>https://finance.yahoo.com/quote/INTC/history?p=INTC</w:t>
      </w:r>
    </w:p>
  </w:footnote>
  <w:footnote w:id="4">
    <w:p w14:paraId="48DB9A75" w14:textId="44448DE9" w:rsidR="009266BD" w:rsidRPr="002D3FD5" w:rsidRDefault="009266BD">
      <w:pPr>
        <w:pStyle w:val="FootnoteText"/>
        <w:rPr>
          <w:sz w:val="17"/>
          <w:szCs w:val="17"/>
        </w:rPr>
      </w:pPr>
      <w:r w:rsidRPr="002D3FD5">
        <w:rPr>
          <w:rStyle w:val="FootnoteReference"/>
          <w:sz w:val="17"/>
          <w:szCs w:val="17"/>
        </w:rPr>
        <w:footnoteRef/>
      </w:r>
      <w:r w:rsidRPr="002D3FD5">
        <w:rPr>
          <w:sz w:val="17"/>
          <w:szCs w:val="17"/>
        </w:rPr>
        <w:t xml:space="preserve"> </w:t>
      </w:r>
      <w:r w:rsidR="00384402" w:rsidRPr="00384402">
        <w:rPr>
          <w:sz w:val="17"/>
          <w:szCs w:val="17"/>
        </w:rPr>
        <w:t>https://finance.yahoo.com/quote/NTR/history?p=NTR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DB255" w14:textId="77777777" w:rsidR="00A72022" w:rsidRDefault="00A720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315558"/>
    <w:multiLevelType w:val="hybridMultilevel"/>
    <w:tmpl w:val="FFC6172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84D3960"/>
    <w:multiLevelType w:val="multilevel"/>
    <w:tmpl w:val="979E0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0304F7"/>
    <w:multiLevelType w:val="hybridMultilevel"/>
    <w:tmpl w:val="E5883D3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763"/>
        </w:tabs>
        <w:ind w:left="3691"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791944087">
    <w:abstractNumId w:val="17"/>
  </w:num>
  <w:num w:numId="2" w16cid:durableId="93130515">
    <w:abstractNumId w:val="22"/>
  </w:num>
  <w:num w:numId="3" w16cid:durableId="150871130">
    <w:abstractNumId w:val="14"/>
  </w:num>
  <w:num w:numId="4" w16cid:durableId="1374189882">
    <w:abstractNumId w:val="19"/>
  </w:num>
  <w:num w:numId="5" w16cid:durableId="1943567758">
    <w:abstractNumId w:val="19"/>
  </w:num>
  <w:num w:numId="6" w16cid:durableId="1491095750">
    <w:abstractNumId w:val="19"/>
  </w:num>
  <w:num w:numId="7" w16cid:durableId="515194447">
    <w:abstractNumId w:val="19"/>
  </w:num>
  <w:num w:numId="8" w16cid:durableId="141823144">
    <w:abstractNumId w:val="21"/>
  </w:num>
  <w:num w:numId="9" w16cid:durableId="646860015">
    <w:abstractNumId w:val="23"/>
  </w:num>
  <w:num w:numId="10" w16cid:durableId="1178275683">
    <w:abstractNumId w:val="18"/>
  </w:num>
  <w:num w:numId="11" w16cid:durableId="1043559188">
    <w:abstractNumId w:val="13"/>
  </w:num>
  <w:num w:numId="12" w16cid:durableId="763841449">
    <w:abstractNumId w:val="12"/>
  </w:num>
  <w:num w:numId="13" w16cid:durableId="344483971">
    <w:abstractNumId w:val="0"/>
  </w:num>
  <w:num w:numId="14" w16cid:durableId="1673682464">
    <w:abstractNumId w:val="10"/>
  </w:num>
  <w:num w:numId="15" w16cid:durableId="195699436">
    <w:abstractNumId w:val="8"/>
  </w:num>
  <w:num w:numId="16" w16cid:durableId="1462917644">
    <w:abstractNumId w:val="7"/>
  </w:num>
  <w:num w:numId="17" w16cid:durableId="638925638">
    <w:abstractNumId w:val="6"/>
  </w:num>
  <w:num w:numId="18" w16cid:durableId="613634224">
    <w:abstractNumId w:val="5"/>
  </w:num>
  <w:num w:numId="19" w16cid:durableId="560486137">
    <w:abstractNumId w:val="9"/>
  </w:num>
  <w:num w:numId="20" w16cid:durableId="1364016361">
    <w:abstractNumId w:val="4"/>
  </w:num>
  <w:num w:numId="21" w16cid:durableId="1072195869">
    <w:abstractNumId w:val="3"/>
  </w:num>
  <w:num w:numId="22" w16cid:durableId="13381898">
    <w:abstractNumId w:val="2"/>
  </w:num>
  <w:num w:numId="23" w16cid:durableId="594896422">
    <w:abstractNumId w:val="1"/>
  </w:num>
  <w:num w:numId="24" w16cid:durableId="472862">
    <w:abstractNumId w:val="20"/>
  </w:num>
  <w:num w:numId="25" w16cid:durableId="209263853">
    <w:abstractNumId w:val="19"/>
  </w:num>
  <w:num w:numId="26" w16cid:durableId="197743252">
    <w:abstractNumId w:val="19"/>
  </w:num>
  <w:num w:numId="27" w16cid:durableId="592786370">
    <w:abstractNumId w:val="19"/>
  </w:num>
  <w:num w:numId="28" w16cid:durableId="2056270549">
    <w:abstractNumId w:val="15"/>
  </w:num>
  <w:num w:numId="29" w16cid:durableId="1091975212">
    <w:abstractNumId w:val="11"/>
  </w:num>
  <w:num w:numId="30" w16cid:durableId="1512062758">
    <w:abstractNumId w:val="19"/>
  </w:num>
  <w:num w:numId="31" w16cid:durableId="1064989159">
    <w:abstractNumId w:val="19"/>
  </w:num>
  <w:num w:numId="32" w16cid:durableId="611598690">
    <w:abstractNumId w:val="21"/>
  </w:num>
  <w:num w:numId="33" w16cid:durableId="1162700665">
    <w:abstractNumId w:val="16"/>
  </w:num>
  <w:num w:numId="34" w16cid:durableId="16782687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revisionView w:markup="0"/>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B5D"/>
    <w:rsid w:val="0000246D"/>
    <w:rsid w:val="00002B50"/>
    <w:rsid w:val="000035B5"/>
    <w:rsid w:val="00004342"/>
    <w:rsid w:val="0000465F"/>
    <w:rsid w:val="00004D63"/>
    <w:rsid w:val="0000551D"/>
    <w:rsid w:val="00005A98"/>
    <w:rsid w:val="00005C54"/>
    <w:rsid w:val="00006572"/>
    <w:rsid w:val="0000658B"/>
    <w:rsid w:val="00006863"/>
    <w:rsid w:val="0000691C"/>
    <w:rsid w:val="00006E49"/>
    <w:rsid w:val="0000769B"/>
    <w:rsid w:val="0000787D"/>
    <w:rsid w:val="00007A6A"/>
    <w:rsid w:val="00007F9B"/>
    <w:rsid w:val="00010195"/>
    <w:rsid w:val="000103A5"/>
    <w:rsid w:val="0001083E"/>
    <w:rsid w:val="00010BDC"/>
    <w:rsid w:val="000114C4"/>
    <w:rsid w:val="000119FC"/>
    <w:rsid w:val="0001243D"/>
    <w:rsid w:val="00012AD9"/>
    <w:rsid w:val="00012EE9"/>
    <w:rsid w:val="00013A65"/>
    <w:rsid w:val="00013AB5"/>
    <w:rsid w:val="00014C93"/>
    <w:rsid w:val="0001556A"/>
    <w:rsid w:val="000159B2"/>
    <w:rsid w:val="00016742"/>
    <w:rsid w:val="0001697E"/>
    <w:rsid w:val="00016D4A"/>
    <w:rsid w:val="000173B5"/>
    <w:rsid w:val="0001763E"/>
    <w:rsid w:val="00017B61"/>
    <w:rsid w:val="00017E87"/>
    <w:rsid w:val="00020243"/>
    <w:rsid w:val="00020417"/>
    <w:rsid w:val="00020CFD"/>
    <w:rsid w:val="0002167E"/>
    <w:rsid w:val="00022EC1"/>
    <w:rsid w:val="00023FC2"/>
    <w:rsid w:val="0002478D"/>
    <w:rsid w:val="000253CE"/>
    <w:rsid w:val="00025988"/>
    <w:rsid w:val="00025C13"/>
    <w:rsid w:val="00025DA4"/>
    <w:rsid w:val="000264C3"/>
    <w:rsid w:val="00026AC6"/>
    <w:rsid w:val="00026C41"/>
    <w:rsid w:val="0002718A"/>
    <w:rsid w:val="00027B38"/>
    <w:rsid w:val="00030347"/>
    <w:rsid w:val="00030A53"/>
    <w:rsid w:val="00030BCD"/>
    <w:rsid w:val="0003133F"/>
    <w:rsid w:val="00031775"/>
    <w:rsid w:val="00031CDB"/>
    <w:rsid w:val="0003218B"/>
    <w:rsid w:val="00032220"/>
    <w:rsid w:val="00032362"/>
    <w:rsid w:val="00032C2B"/>
    <w:rsid w:val="000333BA"/>
    <w:rsid w:val="00033C6A"/>
    <w:rsid w:val="00033D1E"/>
    <w:rsid w:val="00033D20"/>
    <w:rsid w:val="00034696"/>
    <w:rsid w:val="00034B21"/>
    <w:rsid w:val="00034E66"/>
    <w:rsid w:val="0003519F"/>
    <w:rsid w:val="00035439"/>
    <w:rsid w:val="00035964"/>
    <w:rsid w:val="00035D77"/>
    <w:rsid w:val="00036048"/>
    <w:rsid w:val="000370B2"/>
    <w:rsid w:val="000375EC"/>
    <w:rsid w:val="00037A3F"/>
    <w:rsid w:val="00037CB2"/>
    <w:rsid w:val="000403F6"/>
    <w:rsid w:val="000405E0"/>
    <w:rsid w:val="00040A41"/>
    <w:rsid w:val="000415BD"/>
    <w:rsid w:val="00041745"/>
    <w:rsid w:val="00041950"/>
    <w:rsid w:val="00041C03"/>
    <w:rsid w:val="00041DA7"/>
    <w:rsid w:val="0004227D"/>
    <w:rsid w:val="00042FD2"/>
    <w:rsid w:val="000433F7"/>
    <w:rsid w:val="0004385C"/>
    <w:rsid w:val="00043F79"/>
    <w:rsid w:val="0004435D"/>
    <w:rsid w:val="0004446E"/>
    <w:rsid w:val="00044BF1"/>
    <w:rsid w:val="00044CA4"/>
    <w:rsid w:val="0004505A"/>
    <w:rsid w:val="0004551E"/>
    <w:rsid w:val="0004564A"/>
    <w:rsid w:val="0004591B"/>
    <w:rsid w:val="00045B8F"/>
    <w:rsid w:val="00046354"/>
    <w:rsid w:val="0004637D"/>
    <w:rsid w:val="00046662"/>
    <w:rsid w:val="00046870"/>
    <w:rsid w:val="00046AEA"/>
    <w:rsid w:val="00046DF7"/>
    <w:rsid w:val="000471E1"/>
    <w:rsid w:val="0004727C"/>
    <w:rsid w:val="000477E4"/>
    <w:rsid w:val="0004781E"/>
    <w:rsid w:val="00047C05"/>
    <w:rsid w:val="00050F35"/>
    <w:rsid w:val="00051335"/>
    <w:rsid w:val="0005186A"/>
    <w:rsid w:val="00051B4C"/>
    <w:rsid w:val="00051E9B"/>
    <w:rsid w:val="000522EC"/>
    <w:rsid w:val="00052653"/>
    <w:rsid w:val="00052A07"/>
    <w:rsid w:val="00052A30"/>
    <w:rsid w:val="0005441B"/>
    <w:rsid w:val="00055463"/>
    <w:rsid w:val="000556CF"/>
    <w:rsid w:val="00055F56"/>
    <w:rsid w:val="00056BEA"/>
    <w:rsid w:val="00056F26"/>
    <w:rsid w:val="00056FDE"/>
    <w:rsid w:val="00057060"/>
    <w:rsid w:val="000571A4"/>
    <w:rsid w:val="000571E2"/>
    <w:rsid w:val="000573EB"/>
    <w:rsid w:val="00057EB2"/>
    <w:rsid w:val="000603B3"/>
    <w:rsid w:val="00061283"/>
    <w:rsid w:val="0006137C"/>
    <w:rsid w:val="000614AF"/>
    <w:rsid w:val="00061821"/>
    <w:rsid w:val="000619BB"/>
    <w:rsid w:val="00062355"/>
    <w:rsid w:val="0006289E"/>
    <w:rsid w:val="00062A93"/>
    <w:rsid w:val="000637EF"/>
    <w:rsid w:val="00063B61"/>
    <w:rsid w:val="00063D51"/>
    <w:rsid w:val="00063E3E"/>
    <w:rsid w:val="00064270"/>
    <w:rsid w:val="0006446F"/>
    <w:rsid w:val="000646B7"/>
    <w:rsid w:val="000646C9"/>
    <w:rsid w:val="0006481D"/>
    <w:rsid w:val="00065193"/>
    <w:rsid w:val="0006594C"/>
    <w:rsid w:val="00065FDA"/>
    <w:rsid w:val="000661BE"/>
    <w:rsid w:val="00066E3F"/>
    <w:rsid w:val="00066E59"/>
    <w:rsid w:val="00066EBC"/>
    <w:rsid w:val="000677E8"/>
    <w:rsid w:val="00067BEF"/>
    <w:rsid w:val="000700B9"/>
    <w:rsid w:val="0007050A"/>
    <w:rsid w:val="0007067D"/>
    <w:rsid w:val="00070B9E"/>
    <w:rsid w:val="00071DE8"/>
    <w:rsid w:val="00071EC3"/>
    <w:rsid w:val="00071F28"/>
    <w:rsid w:val="000722BD"/>
    <w:rsid w:val="00072D2B"/>
    <w:rsid w:val="00073A4E"/>
    <w:rsid w:val="00073D3D"/>
    <w:rsid w:val="00073F38"/>
    <w:rsid w:val="000740E5"/>
    <w:rsid w:val="0007445B"/>
    <w:rsid w:val="0007492D"/>
    <w:rsid w:val="00074D86"/>
    <w:rsid w:val="00074FB5"/>
    <w:rsid w:val="000750EB"/>
    <w:rsid w:val="00075219"/>
    <w:rsid w:val="00075938"/>
    <w:rsid w:val="0007626C"/>
    <w:rsid w:val="0007638B"/>
    <w:rsid w:val="00076881"/>
    <w:rsid w:val="00076A24"/>
    <w:rsid w:val="00076B1A"/>
    <w:rsid w:val="00076BEB"/>
    <w:rsid w:val="00076F65"/>
    <w:rsid w:val="000772F9"/>
    <w:rsid w:val="00077C12"/>
    <w:rsid w:val="00077FE8"/>
    <w:rsid w:val="000800AA"/>
    <w:rsid w:val="00080564"/>
    <w:rsid w:val="00080E06"/>
    <w:rsid w:val="00081128"/>
    <w:rsid w:val="000811B0"/>
    <w:rsid w:val="0008181D"/>
    <w:rsid w:val="00081DA3"/>
    <w:rsid w:val="00082540"/>
    <w:rsid w:val="00083139"/>
    <w:rsid w:val="00083BA1"/>
    <w:rsid w:val="00084007"/>
    <w:rsid w:val="000846C6"/>
    <w:rsid w:val="0008594C"/>
    <w:rsid w:val="00085DBD"/>
    <w:rsid w:val="00085F2D"/>
    <w:rsid w:val="00085FDA"/>
    <w:rsid w:val="00086048"/>
    <w:rsid w:val="00086DEC"/>
    <w:rsid w:val="00087098"/>
    <w:rsid w:val="00087504"/>
    <w:rsid w:val="0008758A"/>
    <w:rsid w:val="00087AA5"/>
    <w:rsid w:val="0009027E"/>
    <w:rsid w:val="0009073A"/>
    <w:rsid w:val="00090BA1"/>
    <w:rsid w:val="000911F8"/>
    <w:rsid w:val="00091C2C"/>
    <w:rsid w:val="000925D9"/>
    <w:rsid w:val="000927CB"/>
    <w:rsid w:val="0009295C"/>
    <w:rsid w:val="00093E9D"/>
    <w:rsid w:val="00094203"/>
    <w:rsid w:val="00096716"/>
    <w:rsid w:val="00096D9D"/>
    <w:rsid w:val="00096F6B"/>
    <w:rsid w:val="000A07C1"/>
    <w:rsid w:val="000A0E70"/>
    <w:rsid w:val="000A0FE4"/>
    <w:rsid w:val="000A124F"/>
    <w:rsid w:val="000A1815"/>
    <w:rsid w:val="000A2144"/>
    <w:rsid w:val="000A24E6"/>
    <w:rsid w:val="000A3B80"/>
    <w:rsid w:val="000A492E"/>
    <w:rsid w:val="000A51C7"/>
    <w:rsid w:val="000A5931"/>
    <w:rsid w:val="000A6287"/>
    <w:rsid w:val="000A71EA"/>
    <w:rsid w:val="000A7255"/>
    <w:rsid w:val="000A74A4"/>
    <w:rsid w:val="000A7532"/>
    <w:rsid w:val="000A77B4"/>
    <w:rsid w:val="000A7B52"/>
    <w:rsid w:val="000B12FD"/>
    <w:rsid w:val="000B14DB"/>
    <w:rsid w:val="000B182C"/>
    <w:rsid w:val="000B1E84"/>
    <w:rsid w:val="000B2811"/>
    <w:rsid w:val="000B2907"/>
    <w:rsid w:val="000B2F0D"/>
    <w:rsid w:val="000B32BE"/>
    <w:rsid w:val="000B32CB"/>
    <w:rsid w:val="000B3724"/>
    <w:rsid w:val="000B3CC2"/>
    <w:rsid w:val="000B47F5"/>
    <w:rsid w:val="000B4BFA"/>
    <w:rsid w:val="000B4EFC"/>
    <w:rsid w:val="000B514E"/>
    <w:rsid w:val="000B51CF"/>
    <w:rsid w:val="000B51EB"/>
    <w:rsid w:val="000B53E8"/>
    <w:rsid w:val="000B5677"/>
    <w:rsid w:val="000B588D"/>
    <w:rsid w:val="000B61BF"/>
    <w:rsid w:val="000B6697"/>
    <w:rsid w:val="000B6BAF"/>
    <w:rsid w:val="000B6D3C"/>
    <w:rsid w:val="000B7059"/>
    <w:rsid w:val="000B723E"/>
    <w:rsid w:val="000B7AC3"/>
    <w:rsid w:val="000C0737"/>
    <w:rsid w:val="000C1707"/>
    <w:rsid w:val="000C1756"/>
    <w:rsid w:val="000C1E68"/>
    <w:rsid w:val="000C1F74"/>
    <w:rsid w:val="000C224D"/>
    <w:rsid w:val="000C2B55"/>
    <w:rsid w:val="000C2B99"/>
    <w:rsid w:val="000C2E10"/>
    <w:rsid w:val="000C2EA3"/>
    <w:rsid w:val="000C33EE"/>
    <w:rsid w:val="000C3526"/>
    <w:rsid w:val="000C352C"/>
    <w:rsid w:val="000C365B"/>
    <w:rsid w:val="000C3730"/>
    <w:rsid w:val="000C388F"/>
    <w:rsid w:val="000C3CBB"/>
    <w:rsid w:val="000C445B"/>
    <w:rsid w:val="000C4724"/>
    <w:rsid w:val="000C47D7"/>
    <w:rsid w:val="000C535F"/>
    <w:rsid w:val="000C5468"/>
    <w:rsid w:val="000C5716"/>
    <w:rsid w:val="000C5A89"/>
    <w:rsid w:val="000C5EC3"/>
    <w:rsid w:val="000C629B"/>
    <w:rsid w:val="000C64AD"/>
    <w:rsid w:val="000C71C6"/>
    <w:rsid w:val="000C72D0"/>
    <w:rsid w:val="000C7CB4"/>
    <w:rsid w:val="000D00BF"/>
    <w:rsid w:val="000D0D8E"/>
    <w:rsid w:val="000D1697"/>
    <w:rsid w:val="000D1D7B"/>
    <w:rsid w:val="000D2138"/>
    <w:rsid w:val="000D23A3"/>
    <w:rsid w:val="000D27A4"/>
    <w:rsid w:val="000D298D"/>
    <w:rsid w:val="000D2A7A"/>
    <w:rsid w:val="000D2B46"/>
    <w:rsid w:val="000D3205"/>
    <w:rsid w:val="000D323A"/>
    <w:rsid w:val="000D3282"/>
    <w:rsid w:val="000D32D9"/>
    <w:rsid w:val="000D36E6"/>
    <w:rsid w:val="000D3CAF"/>
    <w:rsid w:val="000D3CD8"/>
    <w:rsid w:val="000D496A"/>
    <w:rsid w:val="000D4AD0"/>
    <w:rsid w:val="000D4B1B"/>
    <w:rsid w:val="000D5EE7"/>
    <w:rsid w:val="000D60A6"/>
    <w:rsid w:val="000D7B00"/>
    <w:rsid w:val="000D7C28"/>
    <w:rsid w:val="000D7D71"/>
    <w:rsid w:val="000E0141"/>
    <w:rsid w:val="000E0460"/>
    <w:rsid w:val="000E0579"/>
    <w:rsid w:val="000E0995"/>
    <w:rsid w:val="000E128F"/>
    <w:rsid w:val="000E1504"/>
    <w:rsid w:val="000E16DE"/>
    <w:rsid w:val="000E198F"/>
    <w:rsid w:val="000E1CF3"/>
    <w:rsid w:val="000E2E26"/>
    <w:rsid w:val="000E2E78"/>
    <w:rsid w:val="000E313E"/>
    <w:rsid w:val="000E31CC"/>
    <w:rsid w:val="000E332C"/>
    <w:rsid w:val="000E3CE0"/>
    <w:rsid w:val="000E3E16"/>
    <w:rsid w:val="000E3E4C"/>
    <w:rsid w:val="000E45E8"/>
    <w:rsid w:val="000E479E"/>
    <w:rsid w:val="000E4E14"/>
    <w:rsid w:val="000E54D8"/>
    <w:rsid w:val="000E6393"/>
    <w:rsid w:val="000E6B28"/>
    <w:rsid w:val="000E7337"/>
    <w:rsid w:val="000E73CB"/>
    <w:rsid w:val="000E7B53"/>
    <w:rsid w:val="000F08D4"/>
    <w:rsid w:val="000F16D8"/>
    <w:rsid w:val="000F1C39"/>
    <w:rsid w:val="000F1DD8"/>
    <w:rsid w:val="000F1F11"/>
    <w:rsid w:val="000F20D9"/>
    <w:rsid w:val="000F237E"/>
    <w:rsid w:val="000F2673"/>
    <w:rsid w:val="000F2D57"/>
    <w:rsid w:val="000F2FCF"/>
    <w:rsid w:val="000F30A1"/>
    <w:rsid w:val="000F33B0"/>
    <w:rsid w:val="000F3FE6"/>
    <w:rsid w:val="000F454B"/>
    <w:rsid w:val="000F48D9"/>
    <w:rsid w:val="000F4C75"/>
    <w:rsid w:val="000F4EE4"/>
    <w:rsid w:val="000F5093"/>
    <w:rsid w:val="000F510B"/>
    <w:rsid w:val="000F5481"/>
    <w:rsid w:val="000F5661"/>
    <w:rsid w:val="000F5B6B"/>
    <w:rsid w:val="000F6FFC"/>
    <w:rsid w:val="000F7224"/>
    <w:rsid w:val="000F7475"/>
    <w:rsid w:val="000F77DE"/>
    <w:rsid w:val="000F7B23"/>
    <w:rsid w:val="00100132"/>
    <w:rsid w:val="00100D7E"/>
    <w:rsid w:val="00101324"/>
    <w:rsid w:val="00101374"/>
    <w:rsid w:val="00101A6C"/>
    <w:rsid w:val="00101B84"/>
    <w:rsid w:val="00101CAC"/>
    <w:rsid w:val="00102181"/>
    <w:rsid w:val="001025D9"/>
    <w:rsid w:val="00102F4E"/>
    <w:rsid w:val="0010361C"/>
    <w:rsid w:val="001043A6"/>
    <w:rsid w:val="00104CE8"/>
    <w:rsid w:val="001058ED"/>
    <w:rsid w:val="00105B22"/>
    <w:rsid w:val="00105D97"/>
    <w:rsid w:val="00106340"/>
    <w:rsid w:val="001068AC"/>
    <w:rsid w:val="001069D7"/>
    <w:rsid w:val="00107608"/>
    <w:rsid w:val="00107F45"/>
    <w:rsid w:val="001103A4"/>
    <w:rsid w:val="00110A96"/>
    <w:rsid w:val="00110BAF"/>
    <w:rsid w:val="00110C2F"/>
    <w:rsid w:val="00111151"/>
    <w:rsid w:val="001111BF"/>
    <w:rsid w:val="00111736"/>
    <w:rsid w:val="001118EB"/>
    <w:rsid w:val="00111D64"/>
    <w:rsid w:val="0011207E"/>
    <w:rsid w:val="001125DC"/>
    <w:rsid w:val="00112646"/>
    <w:rsid w:val="00113DD1"/>
    <w:rsid w:val="00113F53"/>
    <w:rsid w:val="001143E8"/>
    <w:rsid w:val="00114736"/>
    <w:rsid w:val="0011478D"/>
    <w:rsid w:val="00114A21"/>
    <w:rsid w:val="001158BA"/>
    <w:rsid w:val="0011694E"/>
    <w:rsid w:val="001170B1"/>
    <w:rsid w:val="001170EB"/>
    <w:rsid w:val="00117189"/>
    <w:rsid w:val="00117574"/>
    <w:rsid w:val="00117655"/>
    <w:rsid w:val="00117751"/>
    <w:rsid w:val="00117A24"/>
    <w:rsid w:val="00120828"/>
    <w:rsid w:val="0012083D"/>
    <w:rsid w:val="00120C1B"/>
    <w:rsid w:val="0012190C"/>
    <w:rsid w:val="00121C3E"/>
    <w:rsid w:val="00121DBC"/>
    <w:rsid w:val="00123241"/>
    <w:rsid w:val="0012465E"/>
    <w:rsid w:val="001246C1"/>
    <w:rsid w:val="001259C8"/>
    <w:rsid w:val="00125C01"/>
    <w:rsid w:val="00125E2D"/>
    <w:rsid w:val="00126119"/>
    <w:rsid w:val="0012634D"/>
    <w:rsid w:val="00126925"/>
    <w:rsid w:val="0012693C"/>
    <w:rsid w:val="00127B6D"/>
    <w:rsid w:val="00127EFE"/>
    <w:rsid w:val="00130195"/>
    <w:rsid w:val="00131064"/>
    <w:rsid w:val="00131346"/>
    <w:rsid w:val="00131DF0"/>
    <w:rsid w:val="00132079"/>
    <w:rsid w:val="00132815"/>
    <w:rsid w:val="001328BD"/>
    <w:rsid w:val="001338E5"/>
    <w:rsid w:val="00133F03"/>
    <w:rsid w:val="00134390"/>
    <w:rsid w:val="0013481F"/>
    <w:rsid w:val="00134B6E"/>
    <w:rsid w:val="001356AD"/>
    <w:rsid w:val="001359D4"/>
    <w:rsid w:val="001363EC"/>
    <w:rsid w:val="00136D55"/>
    <w:rsid w:val="00136E37"/>
    <w:rsid w:val="00136EA1"/>
    <w:rsid w:val="00137289"/>
    <w:rsid w:val="00137809"/>
    <w:rsid w:val="001379DD"/>
    <w:rsid w:val="00140297"/>
    <w:rsid w:val="00140557"/>
    <w:rsid w:val="0014095C"/>
    <w:rsid w:val="00140B3C"/>
    <w:rsid w:val="001412E1"/>
    <w:rsid w:val="00141D7C"/>
    <w:rsid w:val="00142049"/>
    <w:rsid w:val="001428FB"/>
    <w:rsid w:val="00142A60"/>
    <w:rsid w:val="0014311E"/>
    <w:rsid w:val="00143903"/>
    <w:rsid w:val="00144FA1"/>
    <w:rsid w:val="00145358"/>
    <w:rsid w:val="00145A77"/>
    <w:rsid w:val="00145CE5"/>
    <w:rsid w:val="00145F0B"/>
    <w:rsid w:val="00146112"/>
    <w:rsid w:val="00146967"/>
    <w:rsid w:val="00146E6C"/>
    <w:rsid w:val="001472DD"/>
    <w:rsid w:val="0014781D"/>
    <w:rsid w:val="0015011C"/>
    <w:rsid w:val="001501F3"/>
    <w:rsid w:val="00150789"/>
    <w:rsid w:val="0015079E"/>
    <w:rsid w:val="0015099D"/>
    <w:rsid w:val="00150A2E"/>
    <w:rsid w:val="00150B0E"/>
    <w:rsid w:val="001511A7"/>
    <w:rsid w:val="00151273"/>
    <w:rsid w:val="001513C0"/>
    <w:rsid w:val="0015170B"/>
    <w:rsid w:val="00151781"/>
    <w:rsid w:val="00151C52"/>
    <w:rsid w:val="00153664"/>
    <w:rsid w:val="0015371A"/>
    <w:rsid w:val="00154CDE"/>
    <w:rsid w:val="0015520C"/>
    <w:rsid w:val="00155B15"/>
    <w:rsid w:val="00155E2B"/>
    <w:rsid w:val="00156F5B"/>
    <w:rsid w:val="0015752C"/>
    <w:rsid w:val="001579DA"/>
    <w:rsid w:val="00160188"/>
    <w:rsid w:val="00160201"/>
    <w:rsid w:val="00160E00"/>
    <w:rsid w:val="00160E82"/>
    <w:rsid w:val="001617CF"/>
    <w:rsid w:val="0016204D"/>
    <w:rsid w:val="00162615"/>
    <w:rsid w:val="001626D3"/>
    <w:rsid w:val="001637A7"/>
    <w:rsid w:val="00164076"/>
    <w:rsid w:val="00164C82"/>
    <w:rsid w:val="00164F92"/>
    <w:rsid w:val="001651FE"/>
    <w:rsid w:val="00165824"/>
    <w:rsid w:val="00165B0C"/>
    <w:rsid w:val="001667A6"/>
    <w:rsid w:val="001671DE"/>
    <w:rsid w:val="00167659"/>
    <w:rsid w:val="00167839"/>
    <w:rsid w:val="0017014E"/>
    <w:rsid w:val="001705E7"/>
    <w:rsid w:val="00170D19"/>
    <w:rsid w:val="0017208F"/>
    <w:rsid w:val="00172648"/>
    <w:rsid w:val="00172750"/>
    <w:rsid w:val="0017275C"/>
    <w:rsid w:val="0017288E"/>
    <w:rsid w:val="00172CE7"/>
    <w:rsid w:val="001732F9"/>
    <w:rsid w:val="0017338D"/>
    <w:rsid w:val="00173CFD"/>
    <w:rsid w:val="001752EE"/>
    <w:rsid w:val="001753AC"/>
    <w:rsid w:val="00175697"/>
    <w:rsid w:val="00176384"/>
    <w:rsid w:val="00176BFF"/>
    <w:rsid w:val="00177474"/>
    <w:rsid w:val="001774C5"/>
    <w:rsid w:val="0017773D"/>
    <w:rsid w:val="001779E3"/>
    <w:rsid w:val="00177E28"/>
    <w:rsid w:val="00177E34"/>
    <w:rsid w:val="00177E39"/>
    <w:rsid w:val="001800B6"/>
    <w:rsid w:val="0018049B"/>
    <w:rsid w:val="0018089A"/>
    <w:rsid w:val="001824F4"/>
    <w:rsid w:val="00182B6D"/>
    <w:rsid w:val="001835E5"/>
    <w:rsid w:val="001836B2"/>
    <w:rsid w:val="0018374E"/>
    <w:rsid w:val="00183984"/>
    <w:rsid w:val="0018469A"/>
    <w:rsid w:val="001846D6"/>
    <w:rsid w:val="00184A4F"/>
    <w:rsid w:val="001857B6"/>
    <w:rsid w:val="00185AA5"/>
    <w:rsid w:val="00185F9B"/>
    <w:rsid w:val="00186185"/>
    <w:rsid w:val="001861A5"/>
    <w:rsid w:val="00186BF9"/>
    <w:rsid w:val="00187245"/>
    <w:rsid w:val="0018737B"/>
    <w:rsid w:val="00187420"/>
    <w:rsid w:val="00187A13"/>
    <w:rsid w:val="00187CFA"/>
    <w:rsid w:val="001903AB"/>
    <w:rsid w:val="00190533"/>
    <w:rsid w:val="00192AC8"/>
    <w:rsid w:val="00192ECE"/>
    <w:rsid w:val="001932BF"/>
    <w:rsid w:val="00194482"/>
    <w:rsid w:val="001946B4"/>
    <w:rsid w:val="00194A15"/>
    <w:rsid w:val="00194F5D"/>
    <w:rsid w:val="00195581"/>
    <w:rsid w:val="00195E08"/>
    <w:rsid w:val="00195E73"/>
    <w:rsid w:val="00195FE4"/>
    <w:rsid w:val="001962CD"/>
    <w:rsid w:val="00196365"/>
    <w:rsid w:val="0019699B"/>
    <w:rsid w:val="001969D6"/>
    <w:rsid w:val="00196BB2"/>
    <w:rsid w:val="00196BB6"/>
    <w:rsid w:val="001974E2"/>
    <w:rsid w:val="00197500"/>
    <w:rsid w:val="00197CFD"/>
    <w:rsid w:val="00197EFC"/>
    <w:rsid w:val="001A0691"/>
    <w:rsid w:val="001A0833"/>
    <w:rsid w:val="001A0936"/>
    <w:rsid w:val="001A0F66"/>
    <w:rsid w:val="001A17F1"/>
    <w:rsid w:val="001A1F91"/>
    <w:rsid w:val="001A211C"/>
    <w:rsid w:val="001A2537"/>
    <w:rsid w:val="001A2713"/>
    <w:rsid w:val="001A2EFD"/>
    <w:rsid w:val="001A367D"/>
    <w:rsid w:val="001A3B3D"/>
    <w:rsid w:val="001A42EA"/>
    <w:rsid w:val="001A4F3A"/>
    <w:rsid w:val="001A5212"/>
    <w:rsid w:val="001A6466"/>
    <w:rsid w:val="001A6C63"/>
    <w:rsid w:val="001A704C"/>
    <w:rsid w:val="001A75E2"/>
    <w:rsid w:val="001A7DAA"/>
    <w:rsid w:val="001B0A81"/>
    <w:rsid w:val="001B1368"/>
    <w:rsid w:val="001B1649"/>
    <w:rsid w:val="001B18D7"/>
    <w:rsid w:val="001B1A16"/>
    <w:rsid w:val="001B208A"/>
    <w:rsid w:val="001B2AE2"/>
    <w:rsid w:val="001B2D07"/>
    <w:rsid w:val="001B3235"/>
    <w:rsid w:val="001B3DC1"/>
    <w:rsid w:val="001B3E6C"/>
    <w:rsid w:val="001B3F16"/>
    <w:rsid w:val="001B4B10"/>
    <w:rsid w:val="001B5983"/>
    <w:rsid w:val="001B655F"/>
    <w:rsid w:val="001B67DC"/>
    <w:rsid w:val="001B6946"/>
    <w:rsid w:val="001B7AD9"/>
    <w:rsid w:val="001C053E"/>
    <w:rsid w:val="001C06A7"/>
    <w:rsid w:val="001C0968"/>
    <w:rsid w:val="001C0B88"/>
    <w:rsid w:val="001C0EAB"/>
    <w:rsid w:val="001C0F57"/>
    <w:rsid w:val="001C10DA"/>
    <w:rsid w:val="001C154D"/>
    <w:rsid w:val="001C1899"/>
    <w:rsid w:val="001C1942"/>
    <w:rsid w:val="001C249C"/>
    <w:rsid w:val="001C286C"/>
    <w:rsid w:val="001C2AD5"/>
    <w:rsid w:val="001C2D3F"/>
    <w:rsid w:val="001C3737"/>
    <w:rsid w:val="001C37A6"/>
    <w:rsid w:val="001C400E"/>
    <w:rsid w:val="001C4984"/>
    <w:rsid w:val="001C4BAF"/>
    <w:rsid w:val="001C5013"/>
    <w:rsid w:val="001C5480"/>
    <w:rsid w:val="001C5644"/>
    <w:rsid w:val="001C5DF9"/>
    <w:rsid w:val="001C5FB3"/>
    <w:rsid w:val="001C61EF"/>
    <w:rsid w:val="001C6719"/>
    <w:rsid w:val="001C70F7"/>
    <w:rsid w:val="001C7214"/>
    <w:rsid w:val="001C73BE"/>
    <w:rsid w:val="001C7403"/>
    <w:rsid w:val="001D0D51"/>
    <w:rsid w:val="001D168E"/>
    <w:rsid w:val="001D1DD8"/>
    <w:rsid w:val="001D228A"/>
    <w:rsid w:val="001D2371"/>
    <w:rsid w:val="001D28DE"/>
    <w:rsid w:val="001D299A"/>
    <w:rsid w:val="001D2AB3"/>
    <w:rsid w:val="001D3137"/>
    <w:rsid w:val="001D3220"/>
    <w:rsid w:val="001D37AE"/>
    <w:rsid w:val="001D39EE"/>
    <w:rsid w:val="001D3D58"/>
    <w:rsid w:val="001D3D69"/>
    <w:rsid w:val="001D4094"/>
    <w:rsid w:val="001D4EB1"/>
    <w:rsid w:val="001D5127"/>
    <w:rsid w:val="001D574F"/>
    <w:rsid w:val="001D58C7"/>
    <w:rsid w:val="001D5C23"/>
    <w:rsid w:val="001D602E"/>
    <w:rsid w:val="001D6688"/>
    <w:rsid w:val="001D6ADE"/>
    <w:rsid w:val="001D72F9"/>
    <w:rsid w:val="001D76BE"/>
    <w:rsid w:val="001D7BCF"/>
    <w:rsid w:val="001E0170"/>
    <w:rsid w:val="001E09E0"/>
    <w:rsid w:val="001E0E87"/>
    <w:rsid w:val="001E11C1"/>
    <w:rsid w:val="001E2429"/>
    <w:rsid w:val="001E5D6C"/>
    <w:rsid w:val="001E6689"/>
    <w:rsid w:val="001E6802"/>
    <w:rsid w:val="001E6AEE"/>
    <w:rsid w:val="001F00CD"/>
    <w:rsid w:val="001F03E1"/>
    <w:rsid w:val="001F0435"/>
    <w:rsid w:val="001F09C7"/>
    <w:rsid w:val="001F16AA"/>
    <w:rsid w:val="001F2127"/>
    <w:rsid w:val="001F3259"/>
    <w:rsid w:val="001F3371"/>
    <w:rsid w:val="001F4243"/>
    <w:rsid w:val="001F472E"/>
    <w:rsid w:val="001F4CCD"/>
    <w:rsid w:val="001F4FC7"/>
    <w:rsid w:val="001F5C08"/>
    <w:rsid w:val="001F5C36"/>
    <w:rsid w:val="001F62A8"/>
    <w:rsid w:val="001F6504"/>
    <w:rsid w:val="001F6BA0"/>
    <w:rsid w:val="001F7F71"/>
    <w:rsid w:val="002010EA"/>
    <w:rsid w:val="002013C2"/>
    <w:rsid w:val="0020222D"/>
    <w:rsid w:val="0020230F"/>
    <w:rsid w:val="00202569"/>
    <w:rsid w:val="00202A70"/>
    <w:rsid w:val="00202EA5"/>
    <w:rsid w:val="0020300A"/>
    <w:rsid w:val="00203371"/>
    <w:rsid w:val="002037BC"/>
    <w:rsid w:val="002038BB"/>
    <w:rsid w:val="00204470"/>
    <w:rsid w:val="00204625"/>
    <w:rsid w:val="002049D0"/>
    <w:rsid w:val="00204A94"/>
    <w:rsid w:val="00205503"/>
    <w:rsid w:val="00205E05"/>
    <w:rsid w:val="00205EA1"/>
    <w:rsid w:val="0020621C"/>
    <w:rsid w:val="002062D6"/>
    <w:rsid w:val="00206517"/>
    <w:rsid w:val="002067CB"/>
    <w:rsid w:val="00206B1E"/>
    <w:rsid w:val="00206F44"/>
    <w:rsid w:val="00207A48"/>
    <w:rsid w:val="00207AA7"/>
    <w:rsid w:val="00207BDA"/>
    <w:rsid w:val="00207C76"/>
    <w:rsid w:val="00210C19"/>
    <w:rsid w:val="00210CCC"/>
    <w:rsid w:val="00210EC0"/>
    <w:rsid w:val="002110E4"/>
    <w:rsid w:val="0021181B"/>
    <w:rsid w:val="00211A94"/>
    <w:rsid w:val="002121F1"/>
    <w:rsid w:val="002126B0"/>
    <w:rsid w:val="00212A0E"/>
    <w:rsid w:val="00212A1B"/>
    <w:rsid w:val="00212A9E"/>
    <w:rsid w:val="00212C37"/>
    <w:rsid w:val="00212CDA"/>
    <w:rsid w:val="00212E20"/>
    <w:rsid w:val="002131F4"/>
    <w:rsid w:val="00213877"/>
    <w:rsid w:val="002139C3"/>
    <w:rsid w:val="00213A5F"/>
    <w:rsid w:val="00214583"/>
    <w:rsid w:val="00215341"/>
    <w:rsid w:val="0021591B"/>
    <w:rsid w:val="002166BF"/>
    <w:rsid w:val="00216751"/>
    <w:rsid w:val="00216BEE"/>
    <w:rsid w:val="00217335"/>
    <w:rsid w:val="002200C0"/>
    <w:rsid w:val="0022114C"/>
    <w:rsid w:val="00221276"/>
    <w:rsid w:val="00221575"/>
    <w:rsid w:val="002218E3"/>
    <w:rsid w:val="00221E6B"/>
    <w:rsid w:val="002222EE"/>
    <w:rsid w:val="0022284A"/>
    <w:rsid w:val="00223BB8"/>
    <w:rsid w:val="00224E31"/>
    <w:rsid w:val="002252EF"/>
    <w:rsid w:val="002254A9"/>
    <w:rsid w:val="0022599A"/>
    <w:rsid w:val="00226388"/>
    <w:rsid w:val="002263C7"/>
    <w:rsid w:val="00226C71"/>
    <w:rsid w:val="00226F02"/>
    <w:rsid w:val="00227BAB"/>
    <w:rsid w:val="002300F8"/>
    <w:rsid w:val="002302F4"/>
    <w:rsid w:val="002303F1"/>
    <w:rsid w:val="00230675"/>
    <w:rsid w:val="00230771"/>
    <w:rsid w:val="00230803"/>
    <w:rsid w:val="00230C86"/>
    <w:rsid w:val="00231300"/>
    <w:rsid w:val="00231503"/>
    <w:rsid w:val="00231BC5"/>
    <w:rsid w:val="00231E84"/>
    <w:rsid w:val="00232054"/>
    <w:rsid w:val="00232B74"/>
    <w:rsid w:val="0023387C"/>
    <w:rsid w:val="00233C87"/>
    <w:rsid w:val="00233D97"/>
    <w:rsid w:val="002342DA"/>
    <w:rsid w:val="00234782"/>
    <w:rsid w:val="00234A74"/>
    <w:rsid w:val="00235226"/>
    <w:rsid w:val="002358AE"/>
    <w:rsid w:val="00236835"/>
    <w:rsid w:val="00236CA5"/>
    <w:rsid w:val="002372FB"/>
    <w:rsid w:val="00240AA6"/>
    <w:rsid w:val="00240F6D"/>
    <w:rsid w:val="00241068"/>
    <w:rsid w:val="0024134E"/>
    <w:rsid w:val="00241422"/>
    <w:rsid w:val="002423EE"/>
    <w:rsid w:val="00242C58"/>
    <w:rsid w:val="00243B60"/>
    <w:rsid w:val="00243D22"/>
    <w:rsid w:val="00244113"/>
    <w:rsid w:val="002443D8"/>
    <w:rsid w:val="00244493"/>
    <w:rsid w:val="0024545F"/>
    <w:rsid w:val="002455CD"/>
    <w:rsid w:val="00245A4D"/>
    <w:rsid w:val="002461D7"/>
    <w:rsid w:val="002469B4"/>
    <w:rsid w:val="00246D9A"/>
    <w:rsid w:val="0024731D"/>
    <w:rsid w:val="00250516"/>
    <w:rsid w:val="00250DED"/>
    <w:rsid w:val="0025113C"/>
    <w:rsid w:val="002511C6"/>
    <w:rsid w:val="00251421"/>
    <w:rsid w:val="00252426"/>
    <w:rsid w:val="002526C5"/>
    <w:rsid w:val="00252786"/>
    <w:rsid w:val="00252B35"/>
    <w:rsid w:val="00252E1D"/>
    <w:rsid w:val="002538BE"/>
    <w:rsid w:val="00253955"/>
    <w:rsid w:val="00254252"/>
    <w:rsid w:val="00254724"/>
    <w:rsid w:val="00254F27"/>
    <w:rsid w:val="00254F88"/>
    <w:rsid w:val="002556C1"/>
    <w:rsid w:val="00255996"/>
    <w:rsid w:val="00255FD3"/>
    <w:rsid w:val="00256084"/>
    <w:rsid w:val="002561AD"/>
    <w:rsid w:val="002561DD"/>
    <w:rsid w:val="00256911"/>
    <w:rsid w:val="002575EA"/>
    <w:rsid w:val="00257A9A"/>
    <w:rsid w:val="00257BF9"/>
    <w:rsid w:val="00260A8F"/>
    <w:rsid w:val="00260C4E"/>
    <w:rsid w:val="0026131A"/>
    <w:rsid w:val="00261FE1"/>
    <w:rsid w:val="00262112"/>
    <w:rsid w:val="002626A6"/>
    <w:rsid w:val="00263738"/>
    <w:rsid w:val="00263912"/>
    <w:rsid w:val="00263F0C"/>
    <w:rsid w:val="00264336"/>
    <w:rsid w:val="00264D35"/>
    <w:rsid w:val="00265469"/>
    <w:rsid w:val="00265B39"/>
    <w:rsid w:val="00265E86"/>
    <w:rsid w:val="00266235"/>
    <w:rsid w:val="002667C8"/>
    <w:rsid w:val="00266B40"/>
    <w:rsid w:val="00266C7E"/>
    <w:rsid w:val="002670B3"/>
    <w:rsid w:val="00267711"/>
    <w:rsid w:val="002714A4"/>
    <w:rsid w:val="00272528"/>
    <w:rsid w:val="00272651"/>
    <w:rsid w:val="002728F4"/>
    <w:rsid w:val="00273172"/>
    <w:rsid w:val="00274050"/>
    <w:rsid w:val="0027438B"/>
    <w:rsid w:val="00274525"/>
    <w:rsid w:val="00276411"/>
    <w:rsid w:val="002764E3"/>
    <w:rsid w:val="002768F4"/>
    <w:rsid w:val="00276919"/>
    <w:rsid w:val="00276A1E"/>
    <w:rsid w:val="00276A29"/>
    <w:rsid w:val="00276D56"/>
    <w:rsid w:val="00276E0D"/>
    <w:rsid w:val="0027795B"/>
    <w:rsid w:val="002779ED"/>
    <w:rsid w:val="0028016C"/>
    <w:rsid w:val="0028085B"/>
    <w:rsid w:val="00280F3C"/>
    <w:rsid w:val="002821FD"/>
    <w:rsid w:val="00284D2A"/>
    <w:rsid w:val="002850E3"/>
    <w:rsid w:val="00285183"/>
    <w:rsid w:val="00285220"/>
    <w:rsid w:val="002852B7"/>
    <w:rsid w:val="0028549C"/>
    <w:rsid w:val="0028569F"/>
    <w:rsid w:val="002856A5"/>
    <w:rsid w:val="00285B8E"/>
    <w:rsid w:val="0028648B"/>
    <w:rsid w:val="00287CF6"/>
    <w:rsid w:val="002901C9"/>
    <w:rsid w:val="00290386"/>
    <w:rsid w:val="002903A2"/>
    <w:rsid w:val="0029047E"/>
    <w:rsid w:val="002907DC"/>
    <w:rsid w:val="0029099F"/>
    <w:rsid w:val="00290CAE"/>
    <w:rsid w:val="00290DC1"/>
    <w:rsid w:val="002913BB"/>
    <w:rsid w:val="00291B55"/>
    <w:rsid w:val="00292908"/>
    <w:rsid w:val="00293546"/>
    <w:rsid w:val="00293A8B"/>
    <w:rsid w:val="00293BCF"/>
    <w:rsid w:val="00294079"/>
    <w:rsid w:val="00294764"/>
    <w:rsid w:val="002954D9"/>
    <w:rsid w:val="00295639"/>
    <w:rsid w:val="00296491"/>
    <w:rsid w:val="00296D53"/>
    <w:rsid w:val="00296E27"/>
    <w:rsid w:val="00297561"/>
    <w:rsid w:val="002976F5"/>
    <w:rsid w:val="00297835"/>
    <w:rsid w:val="002979E2"/>
    <w:rsid w:val="00297A1A"/>
    <w:rsid w:val="00297AA9"/>
    <w:rsid w:val="00297BB0"/>
    <w:rsid w:val="00297DF2"/>
    <w:rsid w:val="002A0005"/>
    <w:rsid w:val="002A072C"/>
    <w:rsid w:val="002A0E5D"/>
    <w:rsid w:val="002A26B2"/>
    <w:rsid w:val="002A284E"/>
    <w:rsid w:val="002A3224"/>
    <w:rsid w:val="002A331E"/>
    <w:rsid w:val="002A387F"/>
    <w:rsid w:val="002A4B5C"/>
    <w:rsid w:val="002A4DE4"/>
    <w:rsid w:val="002A5929"/>
    <w:rsid w:val="002A5AB0"/>
    <w:rsid w:val="002A667B"/>
    <w:rsid w:val="002A668C"/>
    <w:rsid w:val="002A6C3F"/>
    <w:rsid w:val="002A716F"/>
    <w:rsid w:val="002A71A8"/>
    <w:rsid w:val="002A7B3C"/>
    <w:rsid w:val="002A7DEA"/>
    <w:rsid w:val="002A7ECA"/>
    <w:rsid w:val="002B08CD"/>
    <w:rsid w:val="002B0AF4"/>
    <w:rsid w:val="002B1362"/>
    <w:rsid w:val="002B16FB"/>
    <w:rsid w:val="002B177B"/>
    <w:rsid w:val="002B1837"/>
    <w:rsid w:val="002B1AF9"/>
    <w:rsid w:val="002B1F75"/>
    <w:rsid w:val="002B20E5"/>
    <w:rsid w:val="002B23E7"/>
    <w:rsid w:val="002B2432"/>
    <w:rsid w:val="002B2A66"/>
    <w:rsid w:val="002B30F0"/>
    <w:rsid w:val="002B34C5"/>
    <w:rsid w:val="002B3F69"/>
    <w:rsid w:val="002B404F"/>
    <w:rsid w:val="002B4ABE"/>
    <w:rsid w:val="002B5953"/>
    <w:rsid w:val="002B5996"/>
    <w:rsid w:val="002B5C33"/>
    <w:rsid w:val="002B70B0"/>
    <w:rsid w:val="002B734F"/>
    <w:rsid w:val="002B78E3"/>
    <w:rsid w:val="002B7B2C"/>
    <w:rsid w:val="002B7B73"/>
    <w:rsid w:val="002C006C"/>
    <w:rsid w:val="002C0472"/>
    <w:rsid w:val="002C088E"/>
    <w:rsid w:val="002C0BF9"/>
    <w:rsid w:val="002C0E34"/>
    <w:rsid w:val="002C1528"/>
    <w:rsid w:val="002C1576"/>
    <w:rsid w:val="002C1A7C"/>
    <w:rsid w:val="002C1A7E"/>
    <w:rsid w:val="002C1C0E"/>
    <w:rsid w:val="002C1DF0"/>
    <w:rsid w:val="002C2C19"/>
    <w:rsid w:val="002C2CD3"/>
    <w:rsid w:val="002C34F0"/>
    <w:rsid w:val="002C3657"/>
    <w:rsid w:val="002C3C04"/>
    <w:rsid w:val="002C3DEC"/>
    <w:rsid w:val="002C4DF4"/>
    <w:rsid w:val="002C506E"/>
    <w:rsid w:val="002C517E"/>
    <w:rsid w:val="002C5702"/>
    <w:rsid w:val="002C5BA5"/>
    <w:rsid w:val="002C60BF"/>
    <w:rsid w:val="002C6EC7"/>
    <w:rsid w:val="002C71DE"/>
    <w:rsid w:val="002C7832"/>
    <w:rsid w:val="002C7841"/>
    <w:rsid w:val="002C7857"/>
    <w:rsid w:val="002C7BE6"/>
    <w:rsid w:val="002D015D"/>
    <w:rsid w:val="002D0986"/>
    <w:rsid w:val="002D14E8"/>
    <w:rsid w:val="002D15DE"/>
    <w:rsid w:val="002D17F9"/>
    <w:rsid w:val="002D1E68"/>
    <w:rsid w:val="002D2A08"/>
    <w:rsid w:val="002D3057"/>
    <w:rsid w:val="002D34A4"/>
    <w:rsid w:val="002D3554"/>
    <w:rsid w:val="002D3A68"/>
    <w:rsid w:val="002D3FD5"/>
    <w:rsid w:val="002D41D0"/>
    <w:rsid w:val="002D4228"/>
    <w:rsid w:val="002D488F"/>
    <w:rsid w:val="002D52FC"/>
    <w:rsid w:val="002D5867"/>
    <w:rsid w:val="002D59A5"/>
    <w:rsid w:val="002D5FA9"/>
    <w:rsid w:val="002D66D1"/>
    <w:rsid w:val="002D6794"/>
    <w:rsid w:val="002D6992"/>
    <w:rsid w:val="002D7306"/>
    <w:rsid w:val="002D7DF4"/>
    <w:rsid w:val="002D7F92"/>
    <w:rsid w:val="002E05BA"/>
    <w:rsid w:val="002E06E3"/>
    <w:rsid w:val="002E0EEF"/>
    <w:rsid w:val="002E103D"/>
    <w:rsid w:val="002E16BF"/>
    <w:rsid w:val="002E1773"/>
    <w:rsid w:val="002E24B2"/>
    <w:rsid w:val="002E2CAD"/>
    <w:rsid w:val="002E3439"/>
    <w:rsid w:val="002E4840"/>
    <w:rsid w:val="002E4BE3"/>
    <w:rsid w:val="002E503E"/>
    <w:rsid w:val="002E59B3"/>
    <w:rsid w:val="002E5C4C"/>
    <w:rsid w:val="002E5F0F"/>
    <w:rsid w:val="002E6C55"/>
    <w:rsid w:val="002F0012"/>
    <w:rsid w:val="002F06E8"/>
    <w:rsid w:val="002F0CF2"/>
    <w:rsid w:val="002F1288"/>
    <w:rsid w:val="002F188E"/>
    <w:rsid w:val="002F1AD8"/>
    <w:rsid w:val="002F1F97"/>
    <w:rsid w:val="002F2794"/>
    <w:rsid w:val="002F2E9E"/>
    <w:rsid w:val="002F2F07"/>
    <w:rsid w:val="002F4130"/>
    <w:rsid w:val="002F417A"/>
    <w:rsid w:val="002F43A0"/>
    <w:rsid w:val="002F4874"/>
    <w:rsid w:val="002F4B42"/>
    <w:rsid w:val="002F591F"/>
    <w:rsid w:val="002F6BC1"/>
    <w:rsid w:val="002F6C5F"/>
    <w:rsid w:val="002F717F"/>
    <w:rsid w:val="002F71D8"/>
    <w:rsid w:val="002F7765"/>
    <w:rsid w:val="002F77D5"/>
    <w:rsid w:val="002F78FB"/>
    <w:rsid w:val="002F7E65"/>
    <w:rsid w:val="0030043B"/>
    <w:rsid w:val="00300443"/>
    <w:rsid w:val="00300D7B"/>
    <w:rsid w:val="003010C5"/>
    <w:rsid w:val="00301213"/>
    <w:rsid w:val="003019A6"/>
    <w:rsid w:val="00301CA7"/>
    <w:rsid w:val="00301CFF"/>
    <w:rsid w:val="00301ECC"/>
    <w:rsid w:val="003027C2"/>
    <w:rsid w:val="00302E99"/>
    <w:rsid w:val="00302FA7"/>
    <w:rsid w:val="00303F89"/>
    <w:rsid w:val="003040D1"/>
    <w:rsid w:val="00304111"/>
    <w:rsid w:val="00304303"/>
    <w:rsid w:val="0030448B"/>
    <w:rsid w:val="00304709"/>
    <w:rsid w:val="00304AF8"/>
    <w:rsid w:val="00305469"/>
    <w:rsid w:val="00306C43"/>
    <w:rsid w:val="003074AB"/>
    <w:rsid w:val="00307877"/>
    <w:rsid w:val="00307CFF"/>
    <w:rsid w:val="00307D38"/>
    <w:rsid w:val="00307D3B"/>
    <w:rsid w:val="00307E8C"/>
    <w:rsid w:val="003103B1"/>
    <w:rsid w:val="00311463"/>
    <w:rsid w:val="00311EF3"/>
    <w:rsid w:val="00311F48"/>
    <w:rsid w:val="0031207F"/>
    <w:rsid w:val="00312355"/>
    <w:rsid w:val="0031284B"/>
    <w:rsid w:val="00312AB1"/>
    <w:rsid w:val="00313612"/>
    <w:rsid w:val="00313A2A"/>
    <w:rsid w:val="00314533"/>
    <w:rsid w:val="003148C3"/>
    <w:rsid w:val="00314A5F"/>
    <w:rsid w:val="00314FAC"/>
    <w:rsid w:val="0031514E"/>
    <w:rsid w:val="003155A2"/>
    <w:rsid w:val="00315D49"/>
    <w:rsid w:val="00315EBA"/>
    <w:rsid w:val="003164C5"/>
    <w:rsid w:val="003165AF"/>
    <w:rsid w:val="00317490"/>
    <w:rsid w:val="0031767E"/>
    <w:rsid w:val="003177EC"/>
    <w:rsid w:val="00317F89"/>
    <w:rsid w:val="003206EE"/>
    <w:rsid w:val="00320BCE"/>
    <w:rsid w:val="00320BE9"/>
    <w:rsid w:val="003214D8"/>
    <w:rsid w:val="0032198E"/>
    <w:rsid w:val="003220A3"/>
    <w:rsid w:val="003220DC"/>
    <w:rsid w:val="00322AFF"/>
    <w:rsid w:val="00322DDE"/>
    <w:rsid w:val="003236B5"/>
    <w:rsid w:val="00323736"/>
    <w:rsid w:val="003237A2"/>
    <w:rsid w:val="00323A45"/>
    <w:rsid w:val="0032458B"/>
    <w:rsid w:val="00324CB0"/>
    <w:rsid w:val="00324E34"/>
    <w:rsid w:val="0032514A"/>
    <w:rsid w:val="0032519E"/>
    <w:rsid w:val="003261E6"/>
    <w:rsid w:val="003262E0"/>
    <w:rsid w:val="003262F5"/>
    <w:rsid w:val="0032648E"/>
    <w:rsid w:val="003268D7"/>
    <w:rsid w:val="00326B71"/>
    <w:rsid w:val="00326ECB"/>
    <w:rsid w:val="00327023"/>
    <w:rsid w:val="00327244"/>
    <w:rsid w:val="00327408"/>
    <w:rsid w:val="00327921"/>
    <w:rsid w:val="00327C2E"/>
    <w:rsid w:val="00330B40"/>
    <w:rsid w:val="00331134"/>
    <w:rsid w:val="00331180"/>
    <w:rsid w:val="00331860"/>
    <w:rsid w:val="00331DC8"/>
    <w:rsid w:val="00331F7F"/>
    <w:rsid w:val="00332C7D"/>
    <w:rsid w:val="00332D35"/>
    <w:rsid w:val="00332DC4"/>
    <w:rsid w:val="00333E6D"/>
    <w:rsid w:val="00333EAC"/>
    <w:rsid w:val="00333FBF"/>
    <w:rsid w:val="003340A3"/>
    <w:rsid w:val="0033445E"/>
    <w:rsid w:val="0033489D"/>
    <w:rsid w:val="00334926"/>
    <w:rsid w:val="003349AD"/>
    <w:rsid w:val="00335093"/>
    <w:rsid w:val="00335241"/>
    <w:rsid w:val="00335F21"/>
    <w:rsid w:val="003363F3"/>
    <w:rsid w:val="003370AE"/>
    <w:rsid w:val="003400BD"/>
    <w:rsid w:val="0034029E"/>
    <w:rsid w:val="00340441"/>
    <w:rsid w:val="0034063B"/>
    <w:rsid w:val="00340F43"/>
    <w:rsid w:val="00340F4D"/>
    <w:rsid w:val="0034165F"/>
    <w:rsid w:val="00342A79"/>
    <w:rsid w:val="00343184"/>
    <w:rsid w:val="00343255"/>
    <w:rsid w:val="003434F7"/>
    <w:rsid w:val="00344FCC"/>
    <w:rsid w:val="00345272"/>
    <w:rsid w:val="00345835"/>
    <w:rsid w:val="00345D02"/>
    <w:rsid w:val="00345F4D"/>
    <w:rsid w:val="00346071"/>
    <w:rsid w:val="003462E6"/>
    <w:rsid w:val="0034637B"/>
    <w:rsid w:val="0034695A"/>
    <w:rsid w:val="00346A93"/>
    <w:rsid w:val="00347053"/>
    <w:rsid w:val="003473EB"/>
    <w:rsid w:val="003479DA"/>
    <w:rsid w:val="00347F87"/>
    <w:rsid w:val="0035039B"/>
    <w:rsid w:val="00350698"/>
    <w:rsid w:val="003508C3"/>
    <w:rsid w:val="00350942"/>
    <w:rsid w:val="00350E71"/>
    <w:rsid w:val="0035190C"/>
    <w:rsid w:val="003528FB"/>
    <w:rsid w:val="003536F1"/>
    <w:rsid w:val="00353B05"/>
    <w:rsid w:val="00353CF6"/>
    <w:rsid w:val="003540A3"/>
    <w:rsid w:val="0035413A"/>
    <w:rsid w:val="0035420C"/>
    <w:rsid w:val="003547F6"/>
    <w:rsid w:val="00354B5A"/>
    <w:rsid w:val="00354FCF"/>
    <w:rsid w:val="00355A51"/>
    <w:rsid w:val="00355DD6"/>
    <w:rsid w:val="003563CF"/>
    <w:rsid w:val="003568F4"/>
    <w:rsid w:val="00356A01"/>
    <w:rsid w:val="003570A9"/>
    <w:rsid w:val="00357CBB"/>
    <w:rsid w:val="00357D43"/>
    <w:rsid w:val="00360791"/>
    <w:rsid w:val="00361086"/>
    <w:rsid w:val="00361294"/>
    <w:rsid w:val="00362371"/>
    <w:rsid w:val="00362825"/>
    <w:rsid w:val="00362E57"/>
    <w:rsid w:val="003631B5"/>
    <w:rsid w:val="00363796"/>
    <w:rsid w:val="00363DDF"/>
    <w:rsid w:val="00364116"/>
    <w:rsid w:val="00364505"/>
    <w:rsid w:val="00364A18"/>
    <w:rsid w:val="00365795"/>
    <w:rsid w:val="003668CD"/>
    <w:rsid w:val="00366948"/>
    <w:rsid w:val="00366FC8"/>
    <w:rsid w:val="00367158"/>
    <w:rsid w:val="00367885"/>
    <w:rsid w:val="003701B4"/>
    <w:rsid w:val="0037044F"/>
    <w:rsid w:val="00370908"/>
    <w:rsid w:val="00370A46"/>
    <w:rsid w:val="00370DEF"/>
    <w:rsid w:val="003711EC"/>
    <w:rsid w:val="0037194B"/>
    <w:rsid w:val="0037236F"/>
    <w:rsid w:val="00372B2C"/>
    <w:rsid w:val="00373073"/>
    <w:rsid w:val="00373BCC"/>
    <w:rsid w:val="0037619B"/>
    <w:rsid w:val="003762A3"/>
    <w:rsid w:val="00376C6F"/>
    <w:rsid w:val="00377438"/>
    <w:rsid w:val="00377505"/>
    <w:rsid w:val="0037752B"/>
    <w:rsid w:val="00377660"/>
    <w:rsid w:val="00380DBF"/>
    <w:rsid w:val="00381099"/>
    <w:rsid w:val="00381123"/>
    <w:rsid w:val="00381237"/>
    <w:rsid w:val="003812D5"/>
    <w:rsid w:val="0038225E"/>
    <w:rsid w:val="003827C0"/>
    <w:rsid w:val="00382C5B"/>
    <w:rsid w:val="00382FC8"/>
    <w:rsid w:val="0038308E"/>
    <w:rsid w:val="00383450"/>
    <w:rsid w:val="003834B5"/>
    <w:rsid w:val="0038429B"/>
    <w:rsid w:val="00384320"/>
    <w:rsid w:val="00384402"/>
    <w:rsid w:val="00384920"/>
    <w:rsid w:val="00384A84"/>
    <w:rsid w:val="00384F62"/>
    <w:rsid w:val="003855DD"/>
    <w:rsid w:val="0038578F"/>
    <w:rsid w:val="00385850"/>
    <w:rsid w:val="0038593E"/>
    <w:rsid w:val="00385DEC"/>
    <w:rsid w:val="00387048"/>
    <w:rsid w:val="00387DB9"/>
    <w:rsid w:val="003901F3"/>
    <w:rsid w:val="0039059D"/>
    <w:rsid w:val="00391682"/>
    <w:rsid w:val="00391E49"/>
    <w:rsid w:val="003925EF"/>
    <w:rsid w:val="00392FD6"/>
    <w:rsid w:val="00393013"/>
    <w:rsid w:val="003937CD"/>
    <w:rsid w:val="003938DB"/>
    <w:rsid w:val="00393C49"/>
    <w:rsid w:val="00394653"/>
    <w:rsid w:val="003949A6"/>
    <w:rsid w:val="00395032"/>
    <w:rsid w:val="00395036"/>
    <w:rsid w:val="0039517E"/>
    <w:rsid w:val="003959BB"/>
    <w:rsid w:val="0039620C"/>
    <w:rsid w:val="003966B8"/>
    <w:rsid w:val="003968A4"/>
    <w:rsid w:val="00396FAC"/>
    <w:rsid w:val="003974B8"/>
    <w:rsid w:val="00397682"/>
    <w:rsid w:val="003A06A4"/>
    <w:rsid w:val="003A0CAC"/>
    <w:rsid w:val="003A11CA"/>
    <w:rsid w:val="003A1799"/>
    <w:rsid w:val="003A19E2"/>
    <w:rsid w:val="003A1C27"/>
    <w:rsid w:val="003A1D6B"/>
    <w:rsid w:val="003A1FA7"/>
    <w:rsid w:val="003A2040"/>
    <w:rsid w:val="003A263F"/>
    <w:rsid w:val="003A3E9B"/>
    <w:rsid w:val="003A41D1"/>
    <w:rsid w:val="003A432D"/>
    <w:rsid w:val="003A448E"/>
    <w:rsid w:val="003A4F7F"/>
    <w:rsid w:val="003A503E"/>
    <w:rsid w:val="003A77E7"/>
    <w:rsid w:val="003A78D7"/>
    <w:rsid w:val="003B0321"/>
    <w:rsid w:val="003B03A4"/>
    <w:rsid w:val="003B0453"/>
    <w:rsid w:val="003B0625"/>
    <w:rsid w:val="003B074F"/>
    <w:rsid w:val="003B0B2D"/>
    <w:rsid w:val="003B0F21"/>
    <w:rsid w:val="003B0F74"/>
    <w:rsid w:val="003B1EB5"/>
    <w:rsid w:val="003B21B6"/>
    <w:rsid w:val="003B2BAE"/>
    <w:rsid w:val="003B2CD2"/>
    <w:rsid w:val="003B2DF7"/>
    <w:rsid w:val="003B35A2"/>
    <w:rsid w:val="003B3695"/>
    <w:rsid w:val="003B3C79"/>
    <w:rsid w:val="003B42EC"/>
    <w:rsid w:val="003B474A"/>
    <w:rsid w:val="003B48C2"/>
    <w:rsid w:val="003B4BFD"/>
    <w:rsid w:val="003B4ED6"/>
    <w:rsid w:val="003B5494"/>
    <w:rsid w:val="003B5B1A"/>
    <w:rsid w:val="003B5B65"/>
    <w:rsid w:val="003B5BA2"/>
    <w:rsid w:val="003B6130"/>
    <w:rsid w:val="003B65D8"/>
    <w:rsid w:val="003B6A17"/>
    <w:rsid w:val="003B6BB7"/>
    <w:rsid w:val="003B6E52"/>
    <w:rsid w:val="003B6E60"/>
    <w:rsid w:val="003B70B3"/>
    <w:rsid w:val="003C026E"/>
    <w:rsid w:val="003C049E"/>
    <w:rsid w:val="003C0675"/>
    <w:rsid w:val="003C0ED7"/>
    <w:rsid w:val="003C0FB9"/>
    <w:rsid w:val="003C1244"/>
    <w:rsid w:val="003C1A16"/>
    <w:rsid w:val="003C1C86"/>
    <w:rsid w:val="003C1E85"/>
    <w:rsid w:val="003C1EFA"/>
    <w:rsid w:val="003C2220"/>
    <w:rsid w:val="003C282F"/>
    <w:rsid w:val="003C2C89"/>
    <w:rsid w:val="003C2F36"/>
    <w:rsid w:val="003C316E"/>
    <w:rsid w:val="003C35BC"/>
    <w:rsid w:val="003C4182"/>
    <w:rsid w:val="003C44B3"/>
    <w:rsid w:val="003C476A"/>
    <w:rsid w:val="003C4DF0"/>
    <w:rsid w:val="003C5506"/>
    <w:rsid w:val="003C581F"/>
    <w:rsid w:val="003C5FF1"/>
    <w:rsid w:val="003C6620"/>
    <w:rsid w:val="003C69D4"/>
    <w:rsid w:val="003C730D"/>
    <w:rsid w:val="003C73CB"/>
    <w:rsid w:val="003C7692"/>
    <w:rsid w:val="003C76A6"/>
    <w:rsid w:val="003C7713"/>
    <w:rsid w:val="003D0700"/>
    <w:rsid w:val="003D07F3"/>
    <w:rsid w:val="003D0CDA"/>
    <w:rsid w:val="003D1498"/>
    <w:rsid w:val="003D155E"/>
    <w:rsid w:val="003D2035"/>
    <w:rsid w:val="003D24A4"/>
    <w:rsid w:val="003D2A66"/>
    <w:rsid w:val="003D2C78"/>
    <w:rsid w:val="003D38B0"/>
    <w:rsid w:val="003D38BA"/>
    <w:rsid w:val="003D3DB5"/>
    <w:rsid w:val="003D3E5E"/>
    <w:rsid w:val="003D4B2F"/>
    <w:rsid w:val="003D4E9B"/>
    <w:rsid w:val="003D50FD"/>
    <w:rsid w:val="003D5437"/>
    <w:rsid w:val="003D5955"/>
    <w:rsid w:val="003D59DC"/>
    <w:rsid w:val="003D5A5B"/>
    <w:rsid w:val="003D5B03"/>
    <w:rsid w:val="003D5E8E"/>
    <w:rsid w:val="003D6003"/>
    <w:rsid w:val="003D68BA"/>
    <w:rsid w:val="003D7170"/>
    <w:rsid w:val="003D7588"/>
    <w:rsid w:val="003E0488"/>
    <w:rsid w:val="003E04BD"/>
    <w:rsid w:val="003E075E"/>
    <w:rsid w:val="003E1311"/>
    <w:rsid w:val="003E1539"/>
    <w:rsid w:val="003E1877"/>
    <w:rsid w:val="003E218E"/>
    <w:rsid w:val="003E23F7"/>
    <w:rsid w:val="003E2D12"/>
    <w:rsid w:val="003E2F89"/>
    <w:rsid w:val="003E3159"/>
    <w:rsid w:val="003E3724"/>
    <w:rsid w:val="003E3CD4"/>
    <w:rsid w:val="003E41AB"/>
    <w:rsid w:val="003E43B2"/>
    <w:rsid w:val="003E4546"/>
    <w:rsid w:val="003E511D"/>
    <w:rsid w:val="003E5124"/>
    <w:rsid w:val="003E569C"/>
    <w:rsid w:val="003E5733"/>
    <w:rsid w:val="003E5835"/>
    <w:rsid w:val="003E5D07"/>
    <w:rsid w:val="003E6BD7"/>
    <w:rsid w:val="003E72D2"/>
    <w:rsid w:val="003E73EC"/>
    <w:rsid w:val="003E771C"/>
    <w:rsid w:val="003E77ED"/>
    <w:rsid w:val="003E780F"/>
    <w:rsid w:val="003F019C"/>
    <w:rsid w:val="003F0A77"/>
    <w:rsid w:val="003F0BCF"/>
    <w:rsid w:val="003F0BE3"/>
    <w:rsid w:val="003F13A1"/>
    <w:rsid w:val="003F1537"/>
    <w:rsid w:val="003F1CF4"/>
    <w:rsid w:val="003F2440"/>
    <w:rsid w:val="003F2668"/>
    <w:rsid w:val="003F2B00"/>
    <w:rsid w:val="003F2BB1"/>
    <w:rsid w:val="003F2F56"/>
    <w:rsid w:val="003F32DF"/>
    <w:rsid w:val="003F3476"/>
    <w:rsid w:val="003F3670"/>
    <w:rsid w:val="003F3E15"/>
    <w:rsid w:val="003F3F98"/>
    <w:rsid w:val="003F47EE"/>
    <w:rsid w:val="003F4942"/>
    <w:rsid w:val="003F50AF"/>
    <w:rsid w:val="003F55A0"/>
    <w:rsid w:val="003F6128"/>
    <w:rsid w:val="003F61A2"/>
    <w:rsid w:val="003F63DB"/>
    <w:rsid w:val="003F67D2"/>
    <w:rsid w:val="003F7146"/>
    <w:rsid w:val="003F7296"/>
    <w:rsid w:val="003F76D6"/>
    <w:rsid w:val="003F7C92"/>
    <w:rsid w:val="00400D5C"/>
    <w:rsid w:val="00400F6A"/>
    <w:rsid w:val="00401240"/>
    <w:rsid w:val="004012FE"/>
    <w:rsid w:val="00401321"/>
    <w:rsid w:val="00401397"/>
    <w:rsid w:val="00401E45"/>
    <w:rsid w:val="004027AD"/>
    <w:rsid w:val="0040284A"/>
    <w:rsid w:val="00403280"/>
    <w:rsid w:val="004035BB"/>
    <w:rsid w:val="004036DF"/>
    <w:rsid w:val="004049FA"/>
    <w:rsid w:val="00404CF7"/>
    <w:rsid w:val="00405520"/>
    <w:rsid w:val="00405C80"/>
    <w:rsid w:val="00405EA5"/>
    <w:rsid w:val="004065F5"/>
    <w:rsid w:val="00406A43"/>
    <w:rsid w:val="00406C30"/>
    <w:rsid w:val="00407081"/>
    <w:rsid w:val="00407D15"/>
    <w:rsid w:val="00407D97"/>
    <w:rsid w:val="0041012D"/>
    <w:rsid w:val="00410976"/>
    <w:rsid w:val="00410D4D"/>
    <w:rsid w:val="0041107E"/>
    <w:rsid w:val="00411A66"/>
    <w:rsid w:val="00411CE2"/>
    <w:rsid w:val="00412251"/>
    <w:rsid w:val="00412398"/>
    <w:rsid w:val="0041277A"/>
    <w:rsid w:val="00412A7F"/>
    <w:rsid w:val="00412BC2"/>
    <w:rsid w:val="0041379F"/>
    <w:rsid w:val="00413FC9"/>
    <w:rsid w:val="004141B0"/>
    <w:rsid w:val="00414869"/>
    <w:rsid w:val="00414BBA"/>
    <w:rsid w:val="00415097"/>
    <w:rsid w:val="0041510C"/>
    <w:rsid w:val="0041522C"/>
    <w:rsid w:val="00416A1D"/>
    <w:rsid w:val="00416A6E"/>
    <w:rsid w:val="0041768D"/>
    <w:rsid w:val="004176C3"/>
    <w:rsid w:val="00417916"/>
    <w:rsid w:val="00417BC0"/>
    <w:rsid w:val="00417E62"/>
    <w:rsid w:val="0042018B"/>
    <w:rsid w:val="004201D2"/>
    <w:rsid w:val="00420895"/>
    <w:rsid w:val="00420EAC"/>
    <w:rsid w:val="00421548"/>
    <w:rsid w:val="0042174B"/>
    <w:rsid w:val="00421798"/>
    <w:rsid w:val="004217E6"/>
    <w:rsid w:val="004217FA"/>
    <w:rsid w:val="00421EC6"/>
    <w:rsid w:val="0042282F"/>
    <w:rsid w:val="004229FF"/>
    <w:rsid w:val="00422CD3"/>
    <w:rsid w:val="00422CED"/>
    <w:rsid w:val="00423732"/>
    <w:rsid w:val="00423B48"/>
    <w:rsid w:val="004243B2"/>
    <w:rsid w:val="00424449"/>
    <w:rsid w:val="00424515"/>
    <w:rsid w:val="0042484A"/>
    <w:rsid w:val="00424DC6"/>
    <w:rsid w:val="004250CD"/>
    <w:rsid w:val="004255F3"/>
    <w:rsid w:val="00426549"/>
    <w:rsid w:val="0042654D"/>
    <w:rsid w:val="0042699E"/>
    <w:rsid w:val="0042756C"/>
    <w:rsid w:val="00427FB9"/>
    <w:rsid w:val="00430363"/>
    <w:rsid w:val="00430ABA"/>
    <w:rsid w:val="0043132B"/>
    <w:rsid w:val="004319E2"/>
    <w:rsid w:val="004323AD"/>
    <w:rsid w:val="004324A8"/>
    <w:rsid w:val="00432558"/>
    <w:rsid w:val="004325FB"/>
    <w:rsid w:val="00432660"/>
    <w:rsid w:val="004329BC"/>
    <w:rsid w:val="004334C3"/>
    <w:rsid w:val="00433BD5"/>
    <w:rsid w:val="004347D9"/>
    <w:rsid w:val="00434B1F"/>
    <w:rsid w:val="00435024"/>
    <w:rsid w:val="0043502C"/>
    <w:rsid w:val="004352EA"/>
    <w:rsid w:val="004353AA"/>
    <w:rsid w:val="0043544B"/>
    <w:rsid w:val="00435B65"/>
    <w:rsid w:val="004361D6"/>
    <w:rsid w:val="00436296"/>
    <w:rsid w:val="004364DC"/>
    <w:rsid w:val="00437460"/>
    <w:rsid w:val="0043764B"/>
    <w:rsid w:val="00437F57"/>
    <w:rsid w:val="0044063C"/>
    <w:rsid w:val="00440E2D"/>
    <w:rsid w:val="00441397"/>
    <w:rsid w:val="0044148F"/>
    <w:rsid w:val="00442181"/>
    <w:rsid w:val="00442A1B"/>
    <w:rsid w:val="00442C32"/>
    <w:rsid w:val="004432BA"/>
    <w:rsid w:val="00443B1E"/>
    <w:rsid w:val="00443E27"/>
    <w:rsid w:val="0044407E"/>
    <w:rsid w:val="00444AA0"/>
    <w:rsid w:val="00444B75"/>
    <w:rsid w:val="004452EE"/>
    <w:rsid w:val="00445C70"/>
    <w:rsid w:val="00446008"/>
    <w:rsid w:val="00446341"/>
    <w:rsid w:val="00446575"/>
    <w:rsid w:val="00446BA2"/>
    <w:rsid w:val="00446E71"/>
    <w:rsid w:val="004470C4"/>
    <w:rsid w:val="004472E8"/>
    <w:rsid w:val="0044775D"/>
    <w:rsid w:val="0044789C"/>
    <w:rsid w:val="00447B91"/>
    <w:rsid w:val="00447C94"/>
    <w:rsid w:val="00447ECF"/>
    <w:rsid w:val="004506BE"/>
    <w:rsid w:val="00450883"/>
    <w:rsid w:val="00451394"/>
    <w:rsid w:val="00451B04"/>
    <w:rsid w:val="00451B96"/>
    <w:rsid w:val="00451C09"/>
    <w:rsid w:val="0045283A"/>
    <w:rsid w:val="00452889"/>
    <w:rsid w:val="00453277"/>
    <w:rsid w:val="00453322"/>
    <w:rsid w:val="00454AAF"/>
    <w:rsid w:val="00454B9A"/>
    <w:rsid w:val="00454C70"/>
    <w:rsid w:val="004553A9"/>
    <w:rsid w:val="004557F5"/>
    <w:rsid w:val="004558F2"/>
    <w:rsid w:val="00455EA7"/>
    <w:rsid w:val="00456022"/>
    <w:rsid w:val="004572F6"/>
    <w:rsid w:val="00457861"/>
    <w:rsid w:val="00457CCD"/>
    <w:rsid w:val="0046008B"/>
    <w:rsid w:val="00460B5E"/>
    <w:rsid w:val="00460BD2"/>
    <w:rsid w:val="00462D7D"/>
    <w:rsid w:val="00463C02"/>
    <w:rsid w:val="00463CDA"/>
    <w:rsid w:val="00463D64"/>
    <w:rsid w:val="00463E6A"/>
    <w:rsid w:val="00464955"/>
    <w:rsid w:val="00464D64"/>
    <w:rsid w:val="004655DF"/>
    <w:rsid w:val="00465EB3"/>
    <w:rsid w:val="00465ECB"/>
    <w:rsid w:val="00466620"/>
    <w:rsid w:val="00467640"/>
    <w:rsid w:val="004707A4"/>
    <w:rsid w:val="00470B73"/>
    <w:rsid w:val="00471493"/>
    <w:rsid w:val="0047151E"/>
    <w:rsid w:val="00471662"/>
    <w:rsid w:val="00471BA1"/>
    <w:rsid w:val="00471CF7"/>
    <w:rsid w:val="0047209E"/>
    <w:rsid w:val="004727D5"/>
    <w:rsid w:val="0047288D"/>
    <w:rsid w:val="004739D5"/>
    <w:rsid w:val="00474026"/>
    <w:rsid w:val="004741D9"/>
    <w:rsid w:val="00474539"/>
    <w:rsid w:val="00474E5E"/>
    <w:rsid w:val="004750BD"/>
    <w:rsid w:val="0047557F"/>
    <w:rsid w:val="00475BE4"/>
    <w:rsid w:val="00475E66"/>
    <w:rsid w:val="00477382"/>
    <w:rsid w:val="00477D5E"/>
    <w:rsid w:val="00477E5A"/>
    <w:rsid w:val="004807D6"/>
    <w:rsid w:val="00480B30"/>
    <w:rsid w:val="004820DA"/>
    <w:rsid w:val="004820FD"/>
    <w:rsid w:val="00482F4B"/>
    <w:rsid w:val="00483A9F"/>
    <w:rsid w:val="004843F7"/>
    <w:rsid w:val="00484D74"/>
    <w:rsid w:val="00485039"/>
    <w:rsid w:val="00485480"/>
    <w:rsid w:val="00485627"/>
    <w:rsid w:val="00485E75"/>
    <w:rsid w:val="0048604E"/>
    <w:rsid w:val="004861B6"/>
    <w:rsid w:val="00486646"/>
    <w:rsid w:val="00486865"/>
    <w:rsid w:val="00486AF2"/>
    <w:rsid w:val="00486C78"/>
    <w:rsid w:val="004879E4"/>
    <w:rsid w:val="00487AE1"/>
    <w:rsid w:val="004902C3"/>
    <w:rsid w:val="004911F2"/>
    <w:rsid w:val="004916F0"/>
    <w:rsid w:val="004919E7"/>
    <w:rsid w:val="00491E7D"/>
    <w:rsid w:val="004921F6"/>
    <w:rsid w:val="0049295A"/>
    <w:rsid w:val="00492C05"/>
    <w:rsid w:val="00492CE1"/>
    <w:rsid w:val="00492DBA"/>
    <w:rsid w:val="00492F60"/>
    <w:rsid w:val="00492FB1"/>
    <w:rsid w:val="00493543"/>
    <w:rsid w:val="00494E58"/>
    <w:rsid w:val="004951E1"/>
    <w:rsid w:val="00495876"/>
    <w:rsid w:val="00495C63"/>
    <w:rsid w:val="004979A1"/>
    <w:rsid w:val="00497C3E"/>
    <w:rsid w:val="004A009B"/>
    <w:rsid w:val="004A038E"/>
    <w:rsid w:val="004A04BD"/>
    <w:rsid w:val="004A063D"/>
    <w:rsid w:val="004A0680"/>
    <w:rsid w:val="004A073C"/>
    <w:rsid w:val="004A0E80"/>
    <w:rsid w:val="004A151F"/>
    <w:rsid w:val="004A213B"/>
    <w:rsid w:val="004A217A"/>
    <w:rsid w:val="004A21FE"/>
    <w:rsid w:val="004A2B68"/>
    <w:rsid w:val="004A35E9"/>
    <w:rsid w:val="004A38DC"/>
    <w:rsid w:val="004A4041"/>
    <w:rsid w:val="004A4054"/>
    <w:rsid w:val="004A41C8"/>
    <w:rsid w:val="004A4A7E"/>
    <w:rsid w:val="004A4DAC"/>
    <w:rsid w:val="004A5132"/>
    <w:rsid w:val="004A54A3"/>
    <w:rsid w:val="004A5762"/>
    <w:rsid w:val="004A5E8A"/>
    <w:rsid w:val="004A679B"/>
    <w:rsid w:val="004A6F9F"/>
    <w:rsid w:val="004A7707"/>
    <w:rsid w:val="004A790F"/>
    <w:rsid w:val="004B00BC"/>
    <w:rsid w:val="004B050D"/>
    <w:rsid w:val="004B077E"/>
    <w:rsid w:val="004B0AA7"/>
    <w:rsid w:val="004B0B97"/>
    <w:rsid w:val="004B11F6"/>
    <w:rsid w:val="004B16D8"/>
    <w:rsid w:val="004B1997"/>
    <w:rsid w:val="004B1DE6"/>
    <w:rsid w:val="004B1E54"/>
    <w:rsid w:val="004B2782"/>
    <w:rsid w:val="004B2864"/>
    <w:rsid w:val="004B3000"/>
    <w:rsid w:val="004B3757"/>
    <w:rsid w:val="004B3AAD"/>
    <w:rsid w:val="004B406A"/>
    <w:rsid w:val="004B44AC"/>
    <w:rsid w:val="004B44DF"/>
    <w:rsid w:val="004B47AF"/>
    <w:rsid w:val="004B4B6A"/>
    <w:rsid w:val="004B4CD0"/>
    <w:rsid w:val="004B4DED"/>
    <w:rsid w:val="004B4E86"/>
    <w:rsid w:val="004B55C6"/>
    <w:rsid w:val="004B56F3"/>
    <w:rsid w:val="004B5BAB"/>
    <w:rsid w:val="004B5E26"/>
    <w:rsid w:val="004B6A45"/>
    <w:rsid w:val="004B7172"/>
    <w:rsid w:val="004B7212"/>
    <w:rsid w:val="004C12D2"/>
    <w:rsid w:val="004C131E"/>
    <w:rsid w:val="004C2236"/>
    <w:rsid w:val="004C29D2"/>
    <w:rsid w:val="004C2FBA"/>
    <w:rsid w:val="004C3152"/>
    <w:rsid w:val="004C3EB9"/>
    <w:rsid w:val="004C424E"/>
    <w:rsid w:val="004C46FD"/>
    <w:rsid w:val="004C4F49"/>
    <w:rsid w:val="004C541E"/>
    <w:rsid w:val="004C5911"/>
    <w:rsid w:val="004C5D2B"/>
    <w:rsid w:val="004C5E66"/>
    <w:rsid w:val="004C6112"/>
    <w:rsid w:val="004C62D7"/>
    <w:rsid w:val="004C6A13"/>
    <w:rsid w:val="004C6FB9"/>
    <w:rsid w:val="004C6FF3"/>
    <w:rsid w:val="004C725B"/>
    <w:rsid w:val="004C7382"/>
    <w:rsid w:val="004C75E8"/>
    <w:rsid w:val="004C7E59"/>
    <w:rsid w:val="004D00D3"/>
    <w:rsid w:val="004D01D9"/>
    <w:rsid w:val="004D0FC9"/>
    <w:rsid w:val="004D10D9"/>
    <w:rsid w:val="004D1299"/>
    <w:rsid w:val="004D15C4"/>
    <w:rsid w:val="004D15EC"/>
    <w:rsid w:val="004D1632"/>
    <w:rsid w:val="004D16EA"/>
    <w:rsid w:val="004D2040"/>
    <w:rsid w:val="004D2E7E"/>
    <w:rsid w:val="004D2EDE"/>
    <w:rsid w:val="004D315D"/>
    <w:rsid w:val="004D325A"/>
    <w:rsid w:val="004D38A2"/>
    <w:rsid w:val="004D4400"/>
    <w:rsid w:val="004D4D2C"/>
    <w:rsid w:val="004D4F50"/>
    <w:rsid w:val="004D5596"/>
    <w:rsid w:val="004D658F"/>
    <w:rsid w:val="004D66EA"/>
    <w:rsid w:val="004D6750"/>
    <w:rsid w:val="004D72B5"/>
    <w:rsid w:val="004D7525"/>
    <w:rsid w:val="004D77AB"/>
    <w:rsid w:val="004E0084"/>
    <w:rsid w:val="004E00CB"/>
    <w:rsid w:val="004E0557"/>
    <w:rsid w:val="004E09EA"/>
    <w:rsid w:val="004E144C"/>
    <w:rsid w:val="004E15C9"/>
    <w:rsid w:val="004E1BFF"/>
    <w:rsid w:val="004E2844"/>
    <w:rsid w:val="004E2A86"/>
    <w:rsid w:val="004E2C26"/>
    <w:rsid w:val="004E2E7F"/>
    <w:rsid w:val="004E33AC"/>
    <w:rsid w:val="004E366B"/>
    <w:rsid w:val="004E36D3"/>
    <w:rsid w:val="004E3A33"/>
    <w:rsid w:val="004E4AC7"/>
    <w:rsid w:val="004E5038"/>
    <w:rsid w:val="004E615B"/>
    <w:rsid w:val="004E6243"/>
    <w:rsid w:val="004E6337"/>
    <w:rsid w:val="004E6BAE"/>
    <w:rsid w:val="004E7B76"/>
    <w:rsid w:val="004E7D97"/>
    <w:rsid w:val="004F0483"/>
    <w:rsid w:val="004F0BEE"/>
    <w:rsid w:val="004F0CB5"/>
    <w:rsid w:val="004F1725"/>
    <w:rsid w:val="004F1744"/>
    <w:rsid w:val="004F1A8E"/>
    <w:rsid w:val="004F1CE2"/>
    <w:rsid w:val="004F1E16"/>
    <w:rsid w:val="004F1E84"/>
    <w:rsid w:val="004F2D22"/>
    <w:rsid w:val="004F2DAE"/>
    <w:rsid w:val="004F4178"/>
    <w:rsid w:val="004F449B"/>
    <w:rsid w:val="004F4CCE"/>
    <w:rsid w:val="004F5FFE"/>
    <w:rsid w:val="004F6043"/>
    <w:rsid w:val="004F6BEE"/>
    <w:rsid w:val="004F6E18"/>
    <w:rsid w:val="004F732D"/>
    <w:rsid w:val="004F74A1"/>
    <w:rsid w:val="004F7B3B"/>
    <w:rsid w:val="00500D15"/>
    <w:rsid w:val="00500D77"/>
    <w:rsid w:val="00500F77"/>
    <w:rsid w:val="00501169"/>
    <w:rsid w:val="00501322"/>
    <w:rsid w:val="005025A7"/>
    <w:rsid w:val="00502DA4"/>
    <w:rsid w:val="00503063"/>
    <w:rsid w:val="00503298"/>
    <w:rsid w:val="00503DA7"/>
    <w:rsid w:val="005052D9"/>
    <w:rsid w:val="0050555C"/>
    <w:rsid w:val="00505DED"/>
    <w:rsid w:val="00505EBE"/>
    <w:rsid w:val="00506411"/>
    <w:rsid w:val="00506F11"/>
    <w:rsid w:val="0051007B"/>
    <w:rsid w:val="00510175"/>
    <w:rsid w:val="0051025F"/>
    <w:rsid w:val="00510315"/>
    <w:rsid w:val="0051119B"/>
    <w:rsid w:val="00511581"/>
    <w:rsid w:val="00511956"/>
    <w:rsid w:val="005119E0"/>
    <w:rsid w:val="00511AF6"/>
    <w:rsid w:val="00511CF3"/>
    <w:rsid w:val="00511D58"/>
    <w:rsid w:val="0051257C"/>
    <w:rsid w:val="005128DD"/>
    <w:rsid w:val="00512B23"/>
    <w:rsid w:val="00512DC5"/>
    <w:rsid w:val="0051343E"/>
    <w:rsid w:val="00513B0C"/>
    <w:rsid w:val="00513C34"/>
    <w:rsid w:val="005141EF"/>
    <w:rsid w:val="00514A38"/>
    <w:rsid w:val="00514FA4"/>
    <w:rsid w:val="00515324"/>
    <w:rsid w:val="005153FD"/>
    <w:rsid w:val="005156E7"/>
    <w:rsid w:val="00515D1C"/>
    <w:rsid w:val="00516A28"/>
    <w:rsid w:val="00516E75"/>
    <w:rsid w:val="005172E6"/>
    <w:rsid w:val="005200B5"/>
    <w:rsid w:val="0052016F"/>
    <w:rsid w:val="005201B2"/>
    <w:rsid w:val="005201EF"/>
    <w:rsid w:val="0052064B"/>
    <w:rsid w:val="005206C4"/>
    <w:rsid w:val="00520FE5"/>
    <w:rsid w:val="00521287"/>
    <w:rsid w:val="00521E7E"/>
    <w:rsid w:val="00521F55"/>
    <w:rsid w:val="00522F6D"/>
    <w:rsid w:val="005230A9"/>
    <w:rsid w:val="005231E0"/>
    <w:rsid w:val="005240B7"/>
    <w:rsid w:val="00524663"/>
    <w:rsid w:val="00524792"/>
    <w:rsid w:val="005251BC"/>
    <w:rsid w:val="005254F4"/>
    <w:rsid w:val="00525A88"/>
    <w:rsid w:val="00525C5E"/>
    <w:rsid w:val="00525E3E"/>
    <w:rsid w:val="0052663B"/>
    <w:rsid w:val="0052664D"/>
    <w:rsid w:val="00526B6A"/>
    <w:rsid w:val="00526E29"/>
    <w:rsid w:val="00527610"/>
    <w:rsid w:val="00527900"/>
    <w:rsid w:val="00527A66"/>
    <w:rsid w:val="00527CA9"/>
    <w:rsid w:val="00527E10"/>
    <w:rsid w:val="00527F2A"/>
    <w:rsid w:val="0053018C"/>
    <w:rsid w:val="00530EE2"/>
    <w:rsid w:val="005311C2"/>
    <w:rsid w:val="00531399"/>
    <w:rsid w:val="005316B1"/>
    <w:rsid w:val="00531C1A"/>
    <w:rsid w:val="00531E9B"/>
    <w:rsid w:val="005324AD"/>
    <w:rsid w:val="00532B69"/>
    <w:rsid w:val="00532E71"/>
    <w:rsid w:val="005335DA"/>
    <w:rsid w:val="0053378D"/>
    <w:rsid w:val="00534037"/>
    <w:rsid w:val="00534897"/>
    <w:rsid w:val="00534927"/>
    <w:rsid w:val="0053499F"/>
    <w:rsid w:val="00534A1A"/>
    <w:rsid w:val="00534F1C"/>
    <w:rsid w:val="005350B9"/>
    <w:rsid w:val="00535B7C"/>
    <w:rsid w:val="00535CFD"/>
    <w:rsid w:val="00536652"/>
    <w:rsid w:val="00536686"/>
    <w:rsid w:val="005366C1"/>
    <w:rsid w:val="0053685C"/>
    <w:rsid w:val="00536BDF"/>
    <w:rsid w:val="00537108"/>
    <w:rsid w:val="005375A7"/>
    <w:rsid w:val="00537979"/>
    <w:rsid w:val="00537AEF"/>
    <w:rsid w:val="0054086D"/>
    <w:rsid w:val="00540D7D"/>
    <w:rsid w:val="00540DF4"/>
    <w:rsid w:val="005414AB"/>
    <w:rsid w:val="00541D06"/>
    <w:rsid w:val="00541FEE"/>
    <w:rsid w:val="005424F4"/>
    <w:rsid w:val="005427EC"/>
    <w:rsid w:val="0054303E"/>
    <w:rsid w:val="0054374D"/>
    <w:rsid w:val="00543959"/>
    <w:rsid w:val="005447D4"/>
    <w:rsid w:val="005448A5"/>
    <w:rsid w:val="00544E5D"/>
    <w:rsid w:val="0054510A"/>
    <w:rsid w:val="00545C7D"/>
    <w:rsid w:val="005462B6"/>
    <w:rsid w:val="005463A9"/>
    <w:rsid w:val="00546C1C"/>
    <w:rsid w:val="00546F64"/>
    <w:rsid w:val="00547D0B"/>
    <w:rsid w:val="00547E4F"/>
    <w:rsid w:val="00547E73"/>
    <w:rsid w:val="00547E94"/>
    <w:rsid w:val="0055023C"/>
    <w:rsid w:val="00550391"/>
    <w:rsid w:val="00550547"/>
    <w:rsid w:val="00551B7F"/>
    <w:rsid w:val="00551FC5"/>
    <w:rsid w:val="005526D6"/>
    <w:rsid w:val="00552725"/>
    <w:rsid w:val="005528C5"/>
    <w:rsid w:val="00552C89"/>
    <w:rsid w:val="00553C7F"/>
    <w:rsid w:val="00553E97"/>
    <w:rsid w:val="005540D8"/>
    <w:rsid w:val="00554162"/>
    <w:rsid w:val="00554272"/>
    <w:rsid w:val="00554835"/>
    <w:rsid w:val="00554CBB"/>
    <w:rsid w:val="00554E6F"/>
    <w:rsid w:val="0055572F"/>
    <w:rsid w:val="00555ED7"/>
    <w:rsid w:val="005569D3"/>
    <w:rsid w:val="00556F75"/>
    <w:rsid w:val="005603BE"/>
    <w:rsid w:val="0056082A"/>
    <w:rsid w:val="00560EDF"/>
    <w:rsid w:val="00560FBD"/>
    <w:rsid w:val="00562F8E"/>
    <w:rsid w:val="005631B8"/>
    <w:rsid w:val="005638FE"/>
    <w:rsid w:val="00564180"/>
    <w:rsid w:val="00564B28"/>
    <w:rsid w:val="005656EB"/>
    <w:rsid w:val="0056610F"/>
    <w:rsid w:val="0056659A"/>
    <w:rsid w:val="005666F2"/>
    <w:rsid w:val="00566BFE"/>
    <w:rsid w:val="00566E96"/>
    <w:rsid w:val="005674E7"/>
    <w:rsid w:val="005705AF"/>
    <w:rsid w:val="00570EDC"/>
    <w:rsid w:val="00571500"/>
    <w:rsid w:val="0057154A"/>
    <w:rsid w:val="00571BA6"/>
    <w:rsid w:val="00571D05"/>
    <w:rsid w:val="00572137"/>
    <w:rsid w:val="0057234A"/>
    <w:rsid w:val="0057273B"/>
    <w:rsid w:val="005727BA"/>
    <w:rsid w:val="005728A1"/>
    <w:rsid w:val="00572B89"/>
    <w:rsid w:val="00575BCA"/>
    <w:rsid w:val="00575D68"/>
    <w:rsid w:val="00575DA6"/>
    <w:rsid w:val="0057622D"/>
    <w:rsid w:val="0057649A"/>
    <w:rsid w:val="005769D3"/>
    <w:rsid w:val="00577176"/>
    <w:rsid w:val="005778C9"/>
    <w:rsid w:val="00577A42"/>
    <w:rsid w:val="00577DE2"/>
    <w:rsid w:val="0058008F"/>
    <w:rsid w:val="005800F0"/>
    <w:rsid w:val="00580903"/>
    <w:rsid w:val="00580DF4"/>
    <w:rsid w:val="00581049"/>
    <w:rsid w:val="005812B9"/>
    <w:rsid w:val="0058146B"/>
    <w:rsid w:val="005814C3"/>
    <w:rsid w:val="005822EE"/>
    <w:rsid w:val="0058238F"/>
    <w:rsid w:val="00582411"/>
    <w:rsid w:val="00582531"/>
    <w:rsid w:val="0058269C"/>
    <w:rsid w:val="005841F1"/>
    <w:rsid w:val="00585279"/>
    <w:rsid w:val="005858F5"/>
    <w:rsid w:val="005860B5"/>
    <w:rsid w:val="005862DD"/>
    <w:rsid w:val="005863E4"/>
    <w:rsid w:val="00586CC9"/>
    <w:rsid w:val="00586FDA"/>
    <w:rsid w:val="0059017E"/>
    <w:rsid w:val="00590E8F"/>
    <w:rsid w:val="00591067"/>
    <w:rsid w:val="005914FA"/>
    <w:rsid w:val="0059229D"/>
    <w:rsid w:val="005934F6"/>
    <w:rsid w:val="00593F68"/>
    <w:rsid w:val="005941BD"/>
    <w:rsid w:val="00594A14"/>
    <w:rsid w:val="00594EC4"/>
    <w:rsid w:val="005953E9"/>
    <w:rsid w:val="00595E77"/>
    <w:rsid w:val="0059600F"/>
    <w:rsid w:val="005960B2"/>
    <w:rsid w:val="0059615C"/>
    <w:rsid w:val="00596B4A"/>
    <w:rsid w:val="0059760F"/>
    <w:rsid w:val="00597EE3"/>
    <w:rsid w:val="00597F82"/>
    <w:rsid w:val="005A0124"/>
    <w:rsid w:val="005A1B27"/>
    <w:rsid w:val="005A1E46"/>
    <w:rsid w:val="005A2726"/>
    <w:rsid w:val="005A282F"/>
    <w:rsid w:val="005A2D4F"/>
    <w:rsid w:val="005A2DD5"/>
    <w:rsid w:val="005A3074"/>
    <w:rsid w:val="005A3136"/>
    <w:rsid w:val="005A39F7"/>
    <w:rsid w:val="005A427A"/>
    <w:rsid w:val="005A4450"/>
    <w:rsid w:val="005A46B0"/>
    <w:rsid w:val="005A50EC"/>
    <w:rsid w:val="005A5330"/>
    <w:rsid w:val="005A547E"/>
    <w:rsid w:val="005A57A5"/>
    <w:rsid w:val="005A64C8"/>
    <w:rsid w:val="005A6819"/>
    <w:rsid w:val="005A78BD"/>
    <w:rsid w:val="005A78C3"/>
    <w:rsid w:val="005A78E8"/>
    <w:rsid w:val="005B00CB"/>
    <w:rsid w:val="005B0344"/>
    <w:rsid w:val="005B0846"/>
    <w:rsid w:val="005B0AF5"/>
    <w:rsid w:val="005B1782"/>
    <w:rsid w:val="005B1982"/>
    <w:rsid w:val="005B2189"/>
    <w:rsid w:val="005B2309"/>
    <w:rsid w:val="005B244F"/>
    <w:rsid w:val="005B2848"/>
    <w:rsid w:val="005B2886"/>
    <w:rsid w:val="005B2E00"/>
    <w:rsid w:val="005B336A"/>
    <w:rsid w:val="005B364C"/>
    <w:rsid w:val="005B37B1"/>
    <w:rsid w:val="005B4346"/>
    <w:rsid w:val="005B4738"/>
    <w:rsid w:val="005B4793"/>
    <w:rsid w:val="005B4D5E"/>
    <w:rsid w:val="005B520E"/>
    <w:rsid w:val="005B5388"/>
    <w:rsid w:val="005B5419"/>
    <w:rsid w:val="005B5D59"/>
    <w:rsid w:val="005B70FC"/>
    <w:rsid w:val="005B7C5A"/>
    <w:rsid w:val="005C01A2"/>
    <w:rsid w:val="005C073C"/>
    <w:rsid w:val="005C112B"/>
    <w:rsid w:val="005C2253"/>
    <w:rsid w:val="005C299E"/>
    <w:rsid w:val="005C29C7"/>
    <w:rsid w:val="005C39AB"/>
    <w:rsid w:val="005C3F15"/>
    <w:rsid w:val="005C592D"/>
    <w:rsid w:val="005C5D05"/>
    <w:rsid w:val="005C5DBA"/>
    <w:rsid w:val="005C62D6"/>
    <w:rsid w:val="005C691A"/>
    <w:rsid w:val="005C6C7D"/>
    <w:rsid w:val="005C6E4D"/>
    <w:rsid w:val="005C73E2"/>
    <w:rsid w:val="005C768D"/>
    <w:rsid w:val="005C7954"/>
    <w:rsid w:val="005C799E"/>
    <w:rsid w:val="005D0E09"/>
    <w:rsid w:val="005D125D"/>
    <w:rsid w:val="005D1908"/>
    <w:rsid w:val="005D1CB2"/>
    <w:rsid w:val="005D20CF"/>
    <w:rsid w:val="005D216B"/>
    <w:rsid w:val="005D2779"/>
    <w:rsid w:val="005D29B0"/>
    <w:rsid w:val="005D2A1F"/>
    <w:rsid w:val="005D2F80"/>
    <w:rsid w:val="005D424D"/>
    <w:rsid w:val="005D4920"/>
    <w:rsid w:val="005D4CB1"/>
    <w:rsid w:val="005D5218"/>
    <w:rsid w:val="005D5640"/>
    <w:rsid w:val="005D57AE"/>
    <w:rsid w:val="005D65DD"/>
    <w:rsid w:val="005D69C3"/>
    <w:rsid w:val="005D6C46"/>
    <w:rsid w:val="005D6F11"/>
    <w:rsid w:val="005D6FF9"/>
    <w:rsid w:val="005D7715"/>
    <w:rsid w:val="005D7A05"/>
    <w:rsid w:val="005D7DF6"/>
    <w:rsid w:val="005E101C"/>
    <w:rsid w:val="005E1305"/>
    <w:rsid w:val="005E13F0"/>
    <w:rsid w:val="005E178B"/>
    <w:rsid w:val="005E266A"/>
    <w:rsid w:val="005E2751"/>
    <w:rsid w:val="005E2800"/>
    <w:rsid w:val="005E295C"/>
    <w:rsid w:val="005E381B"/>
    <w:rsid w:val="005E393E"/>
    <w:rsid w:val="005E3C10"/>
    <w:rsid w:val="005E3C64"/>
    <w:rsid w:val="005E41DF"/>
    <w:rsid w:val="005E488E"/>
    <w:rsid w:val="005E4CE9"/>
    <w:rsid w:val="005E5A5B"/>
    <w:rsid w:val="005E6724"/>
    <w:rsid w:val="005E6A57"/>
    <w:rsid w:val="005E75D8"/>
    <w:rsid w:val="005E79BD"/>
    <w:rsid w:val="005E7A65"/>
    <w:rsid w:val="005F0087"/>
    <w:rsid w:val="005F049C"/>
    <w:rsid w:val="005F0EEF"/>
    <w:rsid w:val="005F1657"/>
    <w:rsid w:val="005F16A5"/>
    <w:rsid w:val="005F1718"/>
    <w:rsid w:val="005F17B2"/>
    <w:rsid w:val="005F276C"/>
    <w:rsid w:val="005F28C2"/>
    <w:rsid w:val="005F2EAA"/>
    <w:rsid w:val="005F3478"/>
    <w:rsid w:val="005F37FE"/>
    <w:rsid w:val="005F3E2A"/>
    <w:rsid w:val="005F4143"/>
    <w:rsid w:val="005F4817"/>
    <w:rsid w:val="005F5CD0"/>
    <w:rsid w:val="005F6139"/>
    <w:rsid w:val="005F6470"/>
    <w:rsid w:val="005F6AFC"/>
    <w:rsid w:val="005F70ED"/>
    <w:rsid w:val="005F7238"/>
    <w:rsid w:val="005F72FB"/>
    <w:rsid w:val="005F771A"/>
    <w:rsid w:val="005F79BD"/>
    <w:rsid w:val="00600CB6"/>
    <w:rsid w:val="00601306"/>
    <w:rsid w:val="00601560"/>
    <w:rsid w:val="00601616"/>
    <w:rsid w:val="00601C75"/>
    <w:rsid w:val="00601F1F"/>
    <w:rsid w:val="006028D8"/>
    <w:rsid w:val="00602A0B"/>
    <w:rsid w:val="00602B01"/>
    <w:rsid w:val="00602C22"/>
    <w:rsid w:val="00603247"/>
    <w:rsid w:val="00603277"/>
    <w:rsid w:val="00603653"/>
    <w:rsid w:val="006037CE"/>
    <w:rsid w:val="0060385E"/>
    <w:rsid w:val="00603D99"/>
    <w:rsid w:val="00603DF3"/>
    <w:rsid w:val="00603F18"/>
    <w:rsid w:val="00604D1D"/>
    <w:rsid w:val="00604F08"/>
    <w:rsid w:val="006054F4"/>
    <w:rsid w:val="0060552E"/>
    <w:rsid w:val="00605ED1"/>
    <w:rsid w:val="00606C54"/>
    <w:rsid w:val="00606C87"/>
    <w:rsid w:val="00606F78"/>
    <w:rsid w:val="00610BC2"/>
    <w:rsid w:val="00610BC8"/>
    <w:rsid w:val="006118F9"/>
    <w:rsid w:val="0061197D"/>
    <w:rsid w:val="00611FCB"/>
    <w:rsid w:val="0061233D"/>
    <w:rsid w:val="006124D8"/>
    <w:rsid w:val="00612A8A"/>
    <w:rsid w:val="006133A2"/>
    <w:rsid w:val="006133D0"/>
    <w:rsid w:val="00613969"/>
    <w:rsid w:val="00613B69"/>
    <w:rsid w:val="00613C8F"/>
    <w:rsid w:val="006148BF"/>
    <w:rsid w:val="00614BA3"/>
    <w:rsid w:val="00615264"/>
    <w:rsid w:val="0061527B"/>
    <w:rsid w:val="00615ADD"/>
    <w:rsid w:val="00615BC8"/>
    <w:rsid w:val="00615BF0"/>
    <w:rsid w:val="00615F93"/>
    <w:rsid w:val="006168B5"/>
    <w:rsid w:val="00616907"/>
    <w:rsid w:val="00617022"/>
    <w:rsid w:val="00617719"/>
    <w:rsid w:val="0062092F"/>
    <w:rsid w:val="00620B7C"/>
    <w:rsid w:val="00620E00"/>
    <w:rsid w:val="00621147"/>
    <w:rsid w:val="00621474"/>
    <w:rsid w:val="006215A3"/>
    <w:rsid w:val="0062160A"/>
    <w:rsid w:val="00621A53"/>
    <w:rsid w:val="00621D55"/>
    <w:rsid w:val="00621EDB"/>
    <w:rsid w:val="00622408"/>
    <w:rsid w:val="00622BDB"/>
    <w:rsid w:val="0062345E"/>
    <w:rsid w:val="0062358A"/>
    <w:rsid w:val="006239B7"/>
    <w:rsid w:val="00623AEF"/>
    <w:rsid w:val="00623C42"/>
    <w:rsid w:val="00624368"/>
    <w:rsid w:val="00624524"/>
    <w:rsid w:val="00624530"/>
    <w:rsid w:val="00624B0F"/>
    <w:rsid w:val="00624E89"/>
    <w:rsid w:val="00625E09"/>
    <w:rsid w:val="0062673C"/>
    <w:rsid w:val="00626EAF"/>
    <w:rsid w:val="00626EB7"/>
    <w:rsid w:val="00626FD2"/>
    <w:rsid w:val="006276DE"/>
    <w:rsid w:val="006278D1"/>
    <w:rsid w:val="00627AC4"/>
    <w:rsid w:val="00630806"/>
    <w:rsid w:val="00630EEF"/>
    <w:rsid w:val="00631101"/>
    <w:rsid w:val="00631C81"/>
    <w:rsid w:val="00632754"/>
    <w:rsid w:val="006339CC"/>
    <w:rsid w:val="00634057"/>
    <w:rsid w:val="0063467F"/>
    <w:rsid w:val="006347CF"/>
    <w:rsid w:val="00634AAE"/>
    <w:rsid w:val="006350C0"/>
    <w:rsid w:val="006352B9"/>
    <w:rsid w:val="006353DB"/>
    <w:rsid w:val="006356C1"/>
    <w:rsid w:val="006357AA"/>
    <w:rsid w:val="006358A7"/>
    <w:rsid w:val="00635901"/>
    <w:rsid w:val="00636238"/>
    <w:rsid w:val="0063662F"/>
    <w:rsid w:val="00636A3A"/>
    <w:rsid w:val="00637AD1"/>
    <w:rsid w:val="00637DBC"/>
    <w:rsid w:val="006403E3"/>
    <w:rsid w:val="00640A52"/>
    <w:rsid w:val="00640DAF"/>
    <w:rsid w:val="0064185F"/>
    <w:rsid w:val="00641B49"/>
    <w:rsid w:val="006425A2"/>
    <w:rsid w:val="00642F98"/>
    <w:rsid w:val="006444A8"/>
    <w:rsid w:val="00644726"/>
    <w:rsid w:val="00645319"/>
    <w:rsid w:val="0064550D"/>
    <w:rsid w:val="00645D22"/>
    <w:rsid w:val="00645D37"/>
    <w:rsid w:val="00646A39"/>
    <w:rsid w:val="00646BF4"/>
    <w:rsid w:val="00647567"/>
    <w:rsid w:val="006507E2"/>
    <w:rsid w:val="00650832"/>
    <w:rsid w:val="00650F6C"/>
    <w:rsid w:val="0065112B"/>
    <w:rsid w:val="00651938"/>
    <w:rsid w:val="00651A08"/>
    <w:rsid w:val="00651B9E"/>
    <w:rsid w:val="00651E0F"/>
    <w:rsid w:val="006520C0"/>
    <w:rsid w:val="00652774"/>
    <w:rsid w:val="00652CBD"/>
    <w:rsid w:val="0065326A"/>
    <w:rsid w:val="0065382B"/>
    <w:rsid w:val="00653861"/>
    <w:rsid w:val="00653A61"/>
    <w:rsid w:val="00654204"/>
    <w:rsid w:val="00654A0C"/>
    <w:rsid w:val="006558EA"/>
    <w:rsid w:val="00656566"/>
    <w:rsid w:val="0065656B"/>
    <w:rsid w:val="00656B25"/>
    <w:rsid w:val="00657755"/>
    <w:rsid w:val="00657DCC"/>
    <w:rsid w:val="0066106C"/>
    <w:rsid w:val="00661111"/>
    <w:rsid w:val="00661338"/>
    <w:rsid w:val="00661AA3"/>
    <w:rsid w:val="00661C88"/>
    <w:rsid w:val="00661DB9"/>
    <w:rsid w:val="00662631"/>
    <w:rsid w:val="006626D8"/>
    <w:rsid w:val="006631E8"/>
    <w:rsid w:val="00663659"/>
    <w:rsid w:val="00663B46"/>
    <w:rsid w:val="00664380"/>
    <w:rsid w:val="006646B6"/>
    <w:rsid w:val="00664724"/>
    <w:rsid w:val="00665461"/>
    <w:rsid w:val="0066552B"/>
    <w:rsid w:val="0066572F"/>
    <w:rsid w:val="006658C3"/>
    <w:rsid w:val="006658CE"/>
    <w:rsid w:val="00665BAB"/>
    <w:rsid w:val="0066697E"/>
    <w:rsid w:val="00666D97"/>
    <w:rsid w:val="00666EFE"/>
    <w:rsid w:val="0066717A"/>
    <w:rsid w:val="00667453"/>
    <w:rsid w:val="00667787"/>
    <w:rsid w:val="00667DA8"/>
    <w:rsid w:val="0067017A"/>
    <w:rsid w:val="00670434"/>
    <w:rsid w:val="0067051C"/>
    <w:rsid w:val="00670AE2"/>
    <w:rsid w:val="00670B82"/>
    <w:rsid w:val="00670D8E"/>
    <w:rsid w:val="0067155C"/>
    <w:rsid w:val="006717CD"/>
    <w:rsid w:val="00671D8D"/>
    <w:rsid w:val="006724D8"/>
    <w:rsid w:val="00672B17"/>
    <w:rsid w:val="00673558"/>
    <w:rsid w:val="00673906"/>
    <w:rsid w:val="00673989"/>
    <w:rsid w:val="00673D38"/>
    <w:rsid w:val="00673E63"/>
    <w:rsid w:val="00674353"/>
    <w:rsid w:val="0067453B"/>
    <w:rsid w:val="0067471A"/>
    <w:rsid w:val="00674892"/>
    <w:rsid w:val="00674A18"/>
    <w:rsid w:val="0067524A"/>
    <w:rsid w:val="00675D5E"/>
    <w:rsid w:val="00677442"/>
    <w:rsid w:val="0067778F"/>
    <w:rsid w:val="00680047"/>
    <w:rsid w:val="006800E4"/>
    <w:rsid w:val="006802D9"/>
    <w:rsid w:val="006812D4"/>
    <w:rsid w:val="0068178D"/>
    <w:rsid w:val="00681911"/>
    <w:rsid w:val="00681E75"/>
    <w:rsid w:val="0068210F"/>
    <w:rsid w:val="006822DA"/>
    <w:rsid w:val="00682B1B"/>
    <w:rsid w:val="00683058"/>
    <w:rsid w:val="006831CE"/>
    <w:rsid w:val="006834D1"/>
    <w:rsid w:val="006835F8"/>
    <w:rsid w:val="00683B98"/>
    <w:rsid w:val="00683D9E"/>
    <w:rsid w:val="006843AC"/>
    <w:rsid w:val="00684F58"/>
    <w:rsid w:val="00684F84"/>
    <w:rsid w:val="00685276"/>
    <w:rsid w:val="006852C9"/>
    <w:rsid w:val="006852DF"/>
    <w:rsid w:val="00685B58"/>
    <w:rsid w:val="006860CE"/>
    <w:rsid w:val="00686303"/>
    <w:rsid w:val="00686319"/>
    <w:rsid w:val="00686574"/>
    <w:rsid w:val="006867BF"/>
    <w:rsid w:val="006868BF"/>
    <w:rsid w:val="006868E7"/>
    <w:rsid w:val="00686D5E"/>
    <w:rsid w:val="00687CC3"/>
    <w:rsid w:val="00690341"/>
    <w:rsid w:val="00690B49"/>
    <w:rsid w:val="00690E4E"/>
    <w:rsid w:val="00691315"/>
    <w:rsid w:val="006914B8"/>
    <w:rsid w:val="00691892"/>
    <w:rsid w:val="006921DC"/>
    <w:rsid w:val="006924A7"/>
    <w:rsid w:val="00692766"/>
    <w:rsid w:val="0069350A"/>
    <w:rsid w:val="00693584"/>
    <w:rsid w:val="006937DA"/>
    <w:rsid w:val="00694231"/>
    <w:rsid w:val="006949C9"/>
    <w:rsid w:val="00694AB8"/>
    <w:rsid w:val="006950CA"/>
    <w:rsid w:val="0069643C"/>
    <w:rsid w:val="006968D2"/>
    <w:rsid w:val="006973A2"/>
    <w:rsid w:val="00697646"/>
    <w:rsid w:val="00697E07"/>
    <w:rsid w:val="00697E5F"/>
    <w:rsid w:val="00697FB1"/>
    <w:rsid w:val="006A02D7"/>
    <w:rsid w:val="006A0361"/>
    <w:rsid w:val="006A0400"/>
    <w:rsid w:val="006A0527"/>
    <w:rsid w:val="006A0A3C"/>
    <w:rsid w:val="006A0B3D"/>
    <w:rsid w:val="006A0D26"/>
    <w:rsid w:val="006A125B"/>
    <w:rsid w:val="006A2538"/>
    <w:rsid w:val="006A2980"/>
    <w:rsid w:val="006A2994"/>
    <w:rsid w:val="006A2B0E"/>
    <w:rsid w:val="006A32A4"/>
    <w:rsid w:val="006A3859"/>
    <w:rsid w:val="006A3D38"/>
    <w:rsid w:val="006A3E28"/>
    <w:rsid w:val="006A47D4"/>
    <w:rsid w:val="006A4D75"/>
    <w:rsid w:val="006A53EE"/>
    <w:rsid w:val="006A6B43"/>
    <w:rsid w:val="006A6C3F"/>
    <w:rsid w:val="006A6E44"/>
    <w:rsid w:val="006A74DD"/>
    <w:rsid w:val="006A7B25"/>
    <w:rsid w:val="006A7C6C"/>
    <w:rsid w:val="006A7ED7"/>
    <w:rsid w:val="006B08FA"/>
    <w:rsid w:val="006B1CBC"/>
    <w:rsid w:val="006B1FF7"/>
    <w:rsid w:val="006B2B26"/>
    <w:rsid w:val="006B2DB1"/>
    <w:rsid w:val="006B355E"/>
    <w:rsid w:val="006B4624"/>
    <w:rsid w:val="006B4F8C"/>
    <w:rsid w:val="006B54CC"/>
    <w:rsid w:val="006B6401"/>
    <w:rsid w:val="006B6B66"/>
    <w:rsid w:val="006B6BC4"/>
    <w:rsid w:val="006B6E47"/>
    <w:rsid w:val="006B7485"/>
    <w:rsid w:val="006B754F"/>
    <w:rsid w:val="006B784F"/>
    <w:rsid w:val="006B7991"/>
    <w:rsid w:val="006B7F51"/>
    <w:rsid w:val="006C0165"/>
    <w:rsid w:val="006C07C8"/>
    <w:rsid w:val="006C0AFA"/>
    <w:rsid w:val="006C0ED3"/>
    <w:rsid w:val="006C15EB"/>
    <w:rsid w:val="006C164C"/>
    <w:rsid w:val="006C1695"/>
    <w:rsid w:val="006C1C02"/>
    <w:rsid w:val="006C22F3"/>
    <w:rsid w:val="006C24E9"/>
    <w:rsid w:val="006C2617"/>
    <w:rsid w:val="006C29E6"/>
    <w:rsid w:val="006C2A05"/>
    <w:rsid w:val="006C2AC9"/>
    <w:rsid w:val="006C2FAC"/>
    <w:rsid w:val="006C33AB"/>
    <w:rsid w:val="006C438F"/>
    <w:rsid w:val="006C4B16"/>
    <w:rsid w:val="006C4B82"/>
    <w:rsid w:val="006C4FDF"/>
    <w:rsid w:val="006C552B"/>
    <w:rsid w:val="006C609B"/>
    <w:rsid w:val="006C6142"/>
    <w:rsid w:val="006C61BA"/>
    <w:rsid w:val="006C6742"/>
    <w:rsid w:val="006C68A5"/>
    <w:rsid w:val="006C6B0E"/>
    <w:rsid w:val="006C6E27"/>
    <w:rsid w:val="006C718A"/>
    <w:rsid w:val="006C7378"/>
    <w:rsid w:val="006C73BB"/>
    <w:rsid w:val="006C7C73"/>
    <w:rsid w:val="006D03AF"/>
    <w:rsid w:val="006D09C7"/>
    <w:rsid w:val="006D0D19"/>
    <w:rsid w:val="006D15B3"/>
    <w:rsid w:val="006D1840"/>
    <w:rsid w:val="006D19CE"/>
    <w:rsid w:val="006D1DB2"/>
    <w:rsid w:val="006D25D5"/>
    <w:rsid w:val="006D2847"/>
    <w:rsid w:val="006D3310"/>
    <w:rsid w:val="006D33ED"/>
    <w:rsid w:val="006D3593"/>
    <w:rsid w:val="006D4273"/>
    <w:rsid w:val="006D48B6"/>
    <w:rsid w:val="006D520F"/>
    <w:rsid w:val="006D5A8E"/>
    <w:rsid w:val="006D5B13"/>
    <w:rsid w:val="006D6546"/>
    <w:rsid w:val="006D7449"/>
    <w:rsid w:val="006D751E"/>
    <w:rsid w:val="006D7FB5"/>
    <w:rsid w:val="006E027F"/>
    <w:rsid w:val="006E055E"/>
    <w:rsid w:val="006E0D4B"/>
    <w:rsid w:val="006E0F06"/>
    <w:rsid w:val="006E1414"/>
    <w:rsid w:val="006E151A"/>
    <w:rsid w:val="006E1563"/>
    <w:rsid w:val="006E17B0"/>
    <w:rsid w:val="006E1FEE"/>
    <w:rsid w:val="006E256A"/>
    <w:rsid w:val="006E2ECE"/>
    <w:rsid w:val="006E2FFE"/>
    <w:rsid w:val="006E31D4"/>
    <w:rsid w:val="006E3880"/>
    <w:rsid w:val="006E3C7B"/>
    <w:rsid w:val="006E4AF8"/>
    <w:rsid w:val="006E52D1"/>
    <w:rsid w:val="006E53A4"/>
    <w:rsid w:val="006E58E5"/>
    <w:rsid w:val="006E6510"/>
    <w:rsid w:val="006E65ED"/>
    <w:rsid w:val="006E675D"/>
    <w:rsid w:val="006E6AC3"/>
    <w:rsid w:val="006E75EF"/>
    <w:rsid w:val="006E797F"/>
    <w:rsid w:val="006E7DC0"/>
    <w:rsid w:val="006F0706"/>
    <w:rsid w:val="006F0AA5"/>
    <w:rsid w:val="006F0D61"/>
    <w:rsid w:val="006F0D7A"/>
    <w:rsid w:val="006F0E05"/>
    <w:rsid w:val="006F141A"/>
    <w:rsid w:val="006F158F"/>
    <w:rsid w:val="006F194C"/>
    <w:rsid w:val="006F1A28"/>
    <w:rsid w:val="006F2037"/>
    <w:rsid w:val="006F240A"/>
    <w:rsid w:val="006F2741"/>
    <w:rsid w:val="006F2B83"/>
    <w:rsid w:val="006F2C02"/>
    <w:rsid w:val="006F2F41"/>
    <w:rsid w:val="006F3883"/>
    <w:rsid w:val="006F3B43"/>
    <w:rsid w:val="006F4A6F"/>
    <w:rsid w:val="006F585D"/>
    <w:rsid w:val="006F5FFF"/>
    <w:rsid w:val="006F603A"/>
    <w:rsid w:val="006F61E6"/>
    <w:rsid w:val="006F625A"/>
    <w:rsid w:val="006F6578"/>
    <w:rsid w:val="006F65CE"/>
    <w:rsid w:val="006F6BD7"/>
    <w:rsid w:val="006F6D3D"/>
    <w:rsid w:val="006F6E5B"/>
    <w:rsid w:val="006F765E"/>
    <w:rsid w:val="006F7A9D"/>
    <w:rsid w:val="006F7E02"/>
    <w:rsid w:val="00700590"/>
    <w:rsid w:val="0070099F"/>
    <w:rsid w:val="00701614"/>
    <w:rsid w:val="007018E9"/>
    <w:rsid w:val="00701BC4"/>
    <w:rsid w:val="007024F2"/>
    <w:rsid w:val="00702C04"/>
    <w:rsid w:val="007035B6"/>
    <w:rsid w:val="007037B7"/>
    <w:rsid w:val="00703C9A"/>
    <w:rsid w:val="00704007"/>
    <w:rsid w:val="00704031"/>
    <w:rsid w:val="00704134"/>
    <w:rsid w:val="007043E5"/>
    <w:rsid w:val="007047D6"/>
    <w:rsid w:val="00704C09"/>
    <w:rsid w:val="00705501"/>
    <w:rsid w:val="00706F3C"/>
    <w:rsid w:val="00707461"/>
    <w:rsid w:val="00707539"/>
    <w:rsid w:val="00707D5D"/>
    <w:rsid w:val="00710237"/>
    <w:rsid w:val="0071066D"/>
    <w:rsid w:val="00710DF8"/>
    <w:rsid w:val="00710E09"/>
    <w:rsid w:val="007111D8"/>
    <w:rsid w:val="007111DA"/>
    <w:rsid w:val="00711AC8"/>
    <w:rsid w:val="00712155"/>
    <w:rsid w:val="0071438E"/>
    <w:rsid w:val="007144D6"/>
    <w:rsid w:val="00714CE2"/>
    <w:rsid w:val="00715563"/>
    <w:rsid w:val="00715BEA"/>
    <w:rsid w:val="00715D19"/>
    <w:rsid w:val="00716697"/>
    <w:rsid w:val="0071676F"/>
    <w:rsid w:val="00716898"/>
    <w:rsid w:val="0071707B"/>
    <w:rsid w:val="00720981"/>
    <w:rsid w:val="00720E0C"/>
    <w:rsid w:val="007210D8"/>
    <w:rsid w:val="00721A49"/>
    <w:rsid w:val="00721BF9"/>
    <w:rsid w:val="007224CA"/>
    <w:rsid w:val="00722A5A"/>
    <w:rsid w:val="0072305E"/>
    <w:rsid w:val="00723560"/>
    <w:rsid w:val="0072360E"/>
    <w:rsid w:val="007236C4"/>
    <w:rsid w:val="007238F1"/>
    <w:rsid w:val="00723E37"/>
    <w:rsid w:val="00724299"/>
    <w:rsid w:val="007245E2"/>
    <w:rsid w:val="007250AB"/>
    <w:rsid w:val="00725D00"/>
    <w:rsid w:val="0072798A"/>
    <w:rsid w:val="007279C0"/>
    <w:rsid w:val="00727BF6"/>
    <w:rsid w:val="007301D5"/>
    <w:rsid w:val="0073079B"/>
    <w:rsid w:val="007307C3"/>
    <w:rsid w:val="00731077"/>
    <w:rsid w:val="007313C0"/>
    <w:rsid w:val="00731420"/>
    <w:rsid w:val="007318C5"/>
    <w:rsid w:val="00731BBB"/>
    <w:rsid w:val="00731E40"/>
    <w:rsid w:val="0073255C"/>
    <w:rsid w:val="007326BC"/>
    <w:rsid w:val="007326E8"/>
    <w:rsid w:val="00732998"/>
    <w:rsid w:val="00732F33"/>
    <w:rsid w:val="007333A2"/>
    <w:rsid w:val="007334C6"/>
    <w:rsid w:val="00733825"/>
    <w:rsid w:val="00734526"/>
    <w:rsid w:val="0073457E"/>
    <w:rsid w:val="00735E35"/>
    <w:rsid w:val="00736242"/>
    <w:rsid w:val="00736C65"/>
    <w:rsid w:val="00736EA7"/>
    <w:rsid w:val="00736F68"/>
    <w:rsid w:val="0073734E"/>
    <w:rsid w:val="00737E4E"/>
    <w:rsid w:val="00740161"/>
    <w:rsid w:val="007403FB"/>
    <w:rsid w:val="00740EEA"/>
    <w:rsid w:val="00741282"/>
    <w:rsid w:val="007416C0"/>
    <w:rsid w:val="007416F4"/>
    <w:rsid w:val="0074184A"/>
    <w:rsid w:val="00741E6D"/>
    <w:rsid w:val="0074269E"/>
    <w:rsid w:val="007427CC"/>
    <w:rsid w:val="00742CF2"/>
    <w:rsid w:val="007435F1"/>
    <w:rsid w:val="00743A44"/>
    <w:rsid w:val="00743FCE"/>
    <w:rsid w:val="0074419F"/>
    <w:rsid w:val="00744360"/>
    <w:rsid w:val="007447FA"/>
    <w:rsid w:val="0074502A"/>
    <w:rsid w:val="00745265"/>
    <w:rsid w:val="007452EE"/>
    <w:rsid w:val="00745D07"/>
    <w:rsid w:val="00746656"/>
    <w:rsid w:val="0074682F"/>
    <w:rsid w:val="0074687D"/>
    <w:rsid w:val="00747F8D"/>
    <w:rsid w:val="00750236"/>
    <w:rsid w:val="00750368"/>
    <w:rsid w:val="0075060F"/>
    <w:rsid w:val="0075093E"/>
    <w:rsid w:val="0075097B"/>
    <w:rsid w:val="00750FBE"/>
    <w:rsid w:val="00751055"/>
    <w:rsid w:val="0075108E"/>
    <w:rsid w:val="007517AD"/>
    <w:rsid w:val="00751A35"/>
    <w:rsid w:val="00752285"/>
    <w:rsid w:val="00752A0A"/>
    <w:rsid w:val="00752DEC"/>
    <w:rsid w:val="0075357F"/>
    <w:rsid w:val="007535C7"/>
    <w:rsid w:val="007536B2"/>
    <w:rsid w:val="0075472B"/>
    <w:rsid w:val="00754735"/>
    <w:rsid w:val="00754AB5"/>
    <w:rsid w:val="00755649"/>
    <w:rsid w:val="00755CC5"/>
    <w:rsid w:val="00755F67"/>
    <w:rsid w:val="007564F6"/>
    <w:rsid w:val="00756A2A"/>
    <w:rsid w:val="00756AF1"/>
    <w:rsid w:val="00756BC5"/>
    <w:rsid w:val="00756E0D"/>
    <w:rsid w:val="00756E7E"/>
    <w:rsid w:val="00757307"/>
    <w:rsid w:val="00757669"/>
    <w:rsid w:val="00757F4B"/>
    <w:rsid w:val="00760425"/>
    <w:rsid w:val="0076086D"/>
    <w:rsid w:val="00760EE2"/>
    <w:rsid w:val="0076102C"/>
    <w:rsid w:val="007616E3"/>
    <w:rsid w:val="00761ABE"/>
    <w:rsid w:val="007620A6"/>
    <w:rsid w:val="007625AD"/>
    <w:rsid w:val="00762A2E"/>
    <w:rsid w:val="00762AAB"/>
    <w:rsid w:val="007636B4"/>
    <w:rsid w:val="00764092"/>
    <w:rsid w:val="0076410A"/>
    <w:rsid w:val="00764556"/>
    <w:rsid w:val="00764ECD"/>
    <w:rsid w:val="00765058"/>
    <w:rsid w:val="0076508F"/>
    <w:rsid w:val="007653C8"/>
    <w:rsid w:val="007653F5"/>
    <w:rsid w:val="00765B5E"/>
    <w:rsid w:val="007665CC"/>
    <w:rsid w:val="00766664"/>
    <w:rsid w:val="007666A5"/>
    <w:rsid w:val="00766A09"/>
    <w:rsid w:val="007673EF"/>
    <w:rsid w:val="0076781D"/>
    <w:rsid w:val="00767B6E"/>
    <w:rsid w:val="007703FA"/>
    <w:rsid w:val="00771812"/>
    <w:rsid w:val="00771EF7"/>
    <w:rsid w:val="00772E05"/>
    <w:rsid w:val="00773474"/>
    <w:rsid w:val="007740DE"/>
    <w:rsid w:val="00775217"/>
    <w:rsid w:val="00775338"/>
    <w:rsid w:val="007756B8"/>
    <w:rsid w:val="00775B00"/>
    <w:rsid w:val="00775F36"/>
    <w:rsid w:val="00776240"/>
    <w:rsid w:val="00776DD5"/>
    <w:rsid w:val="00776F48"/>
    <w:rsid w:val="0078061E"/>
    <w:rsid w:val="00780A27"/>
    <w:rsid w:val="00780B90"/>
    <w:rsid w:val="00781180"/>
    <w:rsid w:val="0078121C"/>
    <w:rsid w:val="00781644"/>
    <w:rsid w:val="0078192B"/>
    <w:rsid w:val="00781970"/>
    <w:rsid w:val="00781CDC"/>
    <w:rsid w:val="00782A4F"/>
    <w:rsid w:val="00782DBC"/>
    <w:rsid w:val="0078369C"/>
    <w:rsid w:val="00784039"/>
    <w:rsid w:val="00784160"/>
    <w:rsid w:val="0078418E"/>
    <w:rsid w:val="00784813"/>
    <w:rsid w:val="00784856"/>
    <w:rsid w:val="0078488E"/>
    <w:rsid w:val="007849D4"/>
    <w:rsid w:val="00784B0E"/>
    <w:rsid w:val="00784EF0"/>
    <w:rsid w:val="00785EF8"/>
    <w:rsid w:val="0078604C"/>
    <w:rsid w:val="0078661F"/>
    <w:rsid w:val="0078673D"/>
    <w:rsid w:val="00786E4F"/>
    <w:rsid w:val="00787201"/>
    <w:rsid w:val="007874BF"/>
    <w:rsid w:val="00787590"/>
    <w:rsid w:val="00787B37"/>
    <w:rsid w:val="00787F90"/>
    <w:rsid w:val="007901B4"/>
    <w:rsid w:val="00790FBC"/>
    <w:rsid w:val="007915FE"/>
    <w:rsid w:val="00791AA6"/>
    <w:rsid w:val="00792809"/>
    <w:rsid w:val="00792AF4"/>
    <w:rsid w:val="00793A52"/>
    <w:rsid w:val="0079404B"/>
    <w:rsid w:val="007943D5"/>
    <w:rsid w:val="00794576"/>
    <w:rsid w:val="0079470D"/>
    <w:rsid w:val="00794804"/>
    <w:rsid w:val="007948D0"/>
    <w:rsid w:val="007949F6"/>
    <w:rsid w:val="00794AC5"/>
    <w:rsid w:val="0079547A"/>
    <w:rsid w:val="00795700"/>
    <w:rsid w:val="00796584"/>
    <w:rsid w:val="007968EA"/>
    <w:rsid w:val="00796A35"/>
    <w:rsid w:val="007A03B2"/>
    <w:rsid w:val="007A045D"/>
    <w:rsid w:val="007A1423"/>
    <w:rsid w:val="007A1FC4"/>
    <w:rsid w:val="007A219D"/>
    <w:rsid w:val="007A2202"/>
    <w:rsid w:val="007A2234"/>
    <w:rsid w:val="007A31D9"/>
    <w:rsid w:val="007A3416"/>
    <w:rsid w:val="007A4677"/>
    <w:rsid w:val="007A4A4A"/>
    <w:rsid w:val="007A4DDF"/>
    <w:rsid w:val="007A55D1"/>
    <w:rsid w:val="007A5EA8"/>
    <w:rsid w:val="007A613D"/>
    <w:rsid w:val="007A6E7B"/>
    <w:rsid w:val="007A6E94"/>
    <w:rsid w:val="007A76AA"/>
    <w:rsid w:val="007A7DC1"/>
    <w:rsid w:val="007B105F"/>
    <w:rsid w:val="007B12D7"/>
    <w:rsid w:val="007B1477"/>
    <w:rsid w:val="007B1674"/>
    <w:rsid w:val="007B18AD"/>
    <w:rsid w:val="007B1B3B"/>
    <w:rsid w:val="007B23F2"/>
    <w:rsid w:val="007B33F1"/>
    <w:rsid w:val="007B38CA"/>
    <w:rsid w:val="007B3A48"/>
    <w:rsid w:val="007B3B71"/>
    <w:rsid w:val="007B43B1"/>
    <w:rsid w:val="007B43F2"/>
    <w:rsid w:val="007B4F71"/>
    <w:rsid w:val="007B51B5"/>
    <w:rsid w:val="007B5281"/>
    <w:rsid w:val="007B59E9"/>
    <w:rsid w:val="007B5AED"/>
    <w:rsid w:val="007B5C3F"/>
    <w:rsid w:val="007B6C48"/>
    <w:rsid w:val="007B6C74"/>
    <w:rsid w:val="007B71F8"/>
    <w:rsid w:val="007B7652"/>
    <w:rsid w:val="007B7720"/>
    <w:rsid w:val="007B7A1E"/>
    <w:rsid w:val="007B7EA0"/>
    <w:rsid w:val="007C0131"/>
    <w:rsid w:val="007C0308"/>
    <w:rsid w:val="007C0BD4"/>
    <w:rsid w:val="007C2CDC"/>
    <w:rsid w:val="007C2FD6"/>
    <w:rsid w:val="007C2FF2"/>
    <w:rsid w:val="007C309A"/>
    <w:rsid w:val="007C318A"/>
    <w:rsid w:val="007C380D"/>
    <w:rsid w:val="007C3EEE"/>
    <w:rsid w:val="007C3F96"/>
    <w:rsid w:val="007C4D9A"/>
    <w:rsid w:val="007C4F3D"/>
    <w:rsid w:val="007C510E"/>
    <w:rsid w:val="007C5656"/>
    <w:rsid w:val="007C609B"/>
    <w:rsid w:val="007C638C"/>
    <w:rsid w:val="007C661A"/>
    <w:rsid w:val="007C6BB2"/>
    <w:rsid w:val="007C6CD0"/>
    <w:rsid w:val="007C7049"/>
    <w:rsid w:val="007D047D"/>
    <w:rsid w:val="007D0E05"/>
    <w:rsid w:val="007D10DB"/>
    <w:rsid w:val="007D1149"/>
    <w:rsid w:val="007D123E"/>
    <w:rsid w:val="007D146D"/>
    <w:rsid w:val="007D1948"/>
    <w:rsid w:val="007D19CC"/>
    <w:rsid w:val="007D25B0"/>
    <w:rsid w:val="007D2A05"/>
    <w:rsid w:val="007D2B8F"/>
    <w:rsid w:val="007D2FE8"/>
    <w:rsid w:val="007D3785"/>
    <w:rsid w:val="007D39D8"/>
    <w:rsid w:val="007D4154"/>
    <w:rsid w:val="007D4185"/>
    <w:rsid w:val="007D4487"/>
    <w:rsid w:val="007D47A1"/>
    <w:rsid w:val="007D5B55"/>
    <w:rsid w:val="007D61E2"/>
    <w:rsid w:val="007D6232"/>
    <w:rsid w:val="007D7AC7"/>
    <w:rsid w:val="007E0E7B"/>
    <w:rsid w:val="007E1203"/>
    <w:rsid w:val="007E130C"/>
    <w:rsid w:val="007E139A"/>
    <w:rsid w:val="007E13BC"/>
    <w:rsid w:val="007E1891"/>
    <w:rsid w:val="007E1D98"/>
    <w:rsid w:val="007E1FAB"/>
    <w:rsid w:val="007E2001"/>
    <w:rsid w:val="007E2837"/>
    <w:rsid w:val="007E2A3E"/>
    <w:rsid w:val="007E2AE8"/>
    <w:rsid w:val="007E30D3"/>
    <w:rsid w:val="007E34C4"/>
    <w:rsid w:val="007E3A33"/>
    <w:rsid w:val="007E43DA"/>
    <w:rsid w:val="007E476F"/>
    <w:rsid w:val="007E5642"/>
    <w:rsid w:val="007E5CDB"/>
    <w:rsid w:val="007E610E"/>
    <w:rsid w:val="007E67BF"/>
    <w:rsid w:val="007E6E84"/>
    <w:rsid w:val="007E6E85"/>
    <w:rsid w:val="007E75E3"/>
    <w:rsid w:val="007E7F5D"/>
    <w:rsid w:val="007F0511"/>
    <w:rsid w:val="007F179F"/>
    <w:rsid w:val="007F18C6"/>
    <w:rsid w:val="007F1AD9"/>
    <w:rsid w:val="007F1F99"/>
    <w:rsid w:val="007F29CF"/>
    <w:rsid w:val="007F2E8A"/>
    <w:rsid w:val="007F3110"/>
    <w:rsid w:val="007F3548"/>
    <w:rsid w:val="007F377B"/>
    <w:rsid w:val="007F37EC"/>
    <w:rsid w:val="007F457F"/>
    <w:rsid w:val="007F4A02"/>
    <w:rsid w:val="007F4C2F"/>
    <w:rsid w:val="007F4F12"/>
    <w:rsid w:val="007F6D17"/>
    <w:rsid w:val="007F6E04"/>
    <w:rsid w:val="007F7072"/>
    <w:rsid w:val="007F768F"/>
    <w:rsid w:val="007F7723"/>
    <w:rsid w:val="007F78A0"/>
    <w:rsid w:val="007F7B4A"/>
    <w:rsid w:val="007F7D6E"/>
    <w:rsid w:val="00800C5F"/>
    <w:rsid w:val="00801067"/>
    <w:rsid w:val="00801B9D"/>
    <w:rsid w:val="00801D8E"/>
    <w:rsid w:val="00801E5C"/>
    <w:rsid w:val="00802006"/>
    <w:rsid w:val="008028E0"/>
    <w:rsid w:val="008030AB"/>
    <w:rsid w:val="00804BCB"/>
    <w:rsid w:val="00804E02"/>
    <w:rsid w:val="00805333"/>
    <w:rsid w:val="00805958"/>
    <w:rsid w:val="00805D89"/>
    <w:rsid w:val="0080638B"/>
    <w:rsid w:val="00806AF5"/>
    <w:rsid w:val="00807099"/>
    <w:rsid w:val="0080791D"/>
    <w:rsid w:val="00807ADB"/>
    <w:rsid w:val="00807D50"/>
    <w:rsid w:val="00807E9E"/>
    <w:rsid w:val="00807EDA"/>
    <w:rsid w:val="00810432"/>
    <w:rsid w:val="008109DD"/>
    <w:rsid w:val="0081112B"/>
    <w:rsid w:val="00811DD4"/>
    <w:rsid w:val="0081250D"/>
    <w:rsid w:val="00813342"/>
    <w:rsid w:val="008133AD"/>
    <w:rsid w:val="008136FC"/>
    <w:rsid w:val="00814465"/>
    <w:rsid w:val="00814B35"/>
    <w:rsid w:val="00815426"/>
    <w:rsid w:val="00815C58"/>
    <w:rsid w:val="00816770"/>
    <w:rsid w:val="0081689E"/>
    <w:rsid w:val="00816A66"/>
    <w:rsid w:val="00817931"/>
    <w:rsid w:val="00817B7E"/>
    <w:rsid w:val="0082047F"/>
    <w:rsid w:val="00820B7C"/>
    <w:rsid w:val="00821325"/>
    <w:rsid w:val="00822248"/>
    <w:rsid w:val="0082389D"/>
    <w:rsid w:val="00823C46"/>
    <w:rsid w:val="00823C66"/>
    <w:rsid w:val="00823CDD"/>
    <w:rsid w:val="00823D96"/>
    <w:rsid w:val="00824100"/>
    <w:rsid w:val="0082432D"/>
    <w:rsid w:val="00824667"/>
    <w:rsid w:val="00824775"/>
    <w:rsid w:val="0082512E"/>
    <w:rsid w:val="008251CC"/>
    <w:rsid w:val="00825A19"/>
    <w:rsid w:val="00825C19"/>
    <w:rsid w:val="0082620C"/>
    <w:rsid w:val="008263FA"/>
    <w:rsid w:val="008268C8"/>
    <w:rsid w:val="008272E4"/>
    <w:rsid w:val="00827405"/>
    <w:rsid w:val="00827F89"/>
    <w:rsid w:val="00831A97"/>
    <w:rsid w:val="00831C59"/>
    <w:rsid w:val="00832C01"/>
    <w:rsid w:val="00832C81"/>
    <w:rsid w:val="00833212"/>
    <w:rsid w:val="00833A56"/>
    <w:rsid w:val="0083417D"/>
    <w:rsid w:val="00834AA1"/>
    <w:rsid w:val="008357F0"/>
    <w:rsid w:val="0083585C"/>
    <w:rsid w:val="00835F26"/>
    <w:rsid w:val="00835F86"/>
    <w:rsid w:val="00836601"/>
    <w:rsid w:val="00836C64"/>
    <w:rsid w:val="00837050"/>
    <w:rsid w:val="00837CC0"/>
    <w:rsid w:val="00837E4F"/>
    <w:rsid w:val="00840620"/>
    <w:rsid w:val="00840900"/>
    <w:rsid w:val="00840E1C"/>
    <w:rsid w:val="0084118F"/>
    <w:rsid w:val="00841269"/>
    <w:rsid w:val="00841354"/>
    <w:rsid w:val="008414A1"/>
    <w:rsid w:val="008415B6"/>
    <w:rsid w:val="00842843"/>
    <w:rsid w:val="00842AC7"/>
    <w:rsid w:val="00842E9D"/>
    <w:rsid w:val="00843A99"/>
    <w:rsid w:val="00843E52"/>
    <w:rsid w:val="008443B5"/>
    <w:rsid w:val="00844711"/>
    <w:rsid w:val="00845316"/>
    <w:rsid w:val="00846389"/>
    <w:rsid w:val="008464EF"/>
    <w:rsid w:val="00846CF8"/>
    <w:rsid w:val="00846D16"/>
    <w:rsid w:val="008476EF"/>
    <w:rsid w:val="00847B6D"/>
    <w:rsid w:val="00850808"/>
    <w:rsid w:val="00851017"/>
    <w:rsid w:val="0085171C"/>
    <w:rsid w:val="00851825"/>
    <w:rsid w:val="008525AC"/>
    <w:rsid w:val="008546FE"/>
    <w:rsid w:val="00854A31"/>
    <w:rsid w:val="00854AE8"/>
    <w:rsid w:val="00854E4A"/>
    <w:rsid w:val="00855124"/>
    <w:rsid w:val="0085537D"/>
    <w:rsid w:val="00855DC6"/>
    <w:rsid w:val="00855E65"/>
    <w:rsid w:val="00856805"/>
    <w:rsid w:val="00856CA1"/>
    <w:rsid w:val="0085744E"/>
    <w:rsid w:val="008574F6"/>
    <w:rsid w:val="00860049"/>
    <w:rsid w:val="008601B1"/>
    <w:rsid w:val="0086047E"/>
    <w:rsid w:val="008606B1"/>
    <w:rsid w:val="0086114A"/>
    <w:rsid w:val="008611BD"/>
    <w:rsid w:val="008615E6"/>
    <w:rsid w:val="00862213"/>
    <w:rsid w:val="008624EA"/>
    <w:rsid w:val="008629ED"/>
    <w:rsid w:val="00862C10"/>
    <w:rsid w:val="00862C33"/>
    <w:rsid w:val="00863064"/>
    <w:rsid w:val="00863BD9"/>
    <w:rsid w:val="0086437A"/>
    <w:rsid w:val="00864EC2"/>
    <w:rsid w:val="008651D8"/>
    <w:rsid w:val="008656F0"/>
    <w:rsid w:val="0086583F"/>
    <w:rsid w:val="00865F94"/>
    <w:rsid w:val="008666A7"/>
    <w:rsid w:val="00866854"/>
    <w:rsid w:val="00867322"/>
    <w:rsid w:val="008673D1"/>
    <w:rsid w:val="0086794F"/>
    <w:rsid w:val="00867FAA"/>
    <w:rsid w:val="0087006B"/>
    <w:rsid w:val="00870A7A"/>
    <w:rsid w:val="0087129D"/>
    <w:rsid w:val="008713B6"/>
    <w:rsid w:val="008727B2"/>
    <w:rsid w:val="00872B7F"/>
    <w:rsid w:val="00872EEF"/>
    <w:rsid w:val="008731FB"/>
    <w:rsid w:val="008735E8"/>
    <w:rsid w:val="00873603"/>
    <w:rsid w:val="00873646"/>
    <w:rsid w:val="00873CCF"/>
    <w:rsid w:val="00873D12"/>
    <w:rsid w:val="00874761"/>
    <w:rsid w:val="00875227"/>
    <w:rsid w:val="00875575"/>
    <w:rsid w:val="00875633"/>
    <w:rsid w:val="0087654C"/>
    <w:rsid w:val="00876A68"/>
    <w:rsid w:val="00876AC5"/>
    <w:rsid w:val="00876FBD"/>
    <w:rsid w:val="00877062"/>
    <w:rsid w:val="00877541"/>
    <w:rsid w:val="008777F5"/>
    <w:rsid w:val="008779A1"/>
    <w:rsid w:val="00880499"/>
    <w:rsid w:val="00880E88"/>
    <w:rsid w:val="0088123B"/>
    <w:rsid w:val="008818DC"/>
    <w:rsid w:val="008819E2"/>
    <w:rsid w:val="00881A08"/>
    <w:rsid w:val="0088238E"/>
    <w:rsid w:val="00883BD7"/>
    <w:rsid w:val="008847B4"/>
    <w:rsid w:val="008848D6"/>
    <w:rsid w:val="00884957"/>
    <w:rsid w:val="0088515D"/>
    <w:rsid w:val="008854EA"/>
    <w:rsid w:val="00885C28"/>
    <w:rsid w:val="00885E29"/>
    <w:rsid w:val="00886237"/>
    <w:rsid w:val="00886724"/>
    <w:rsid w:val="00886836"/>
    <w:rsid w:val="00886D84"/>
    <w:rsid w:val="008870A3"/>
    <w:rsid w:val="0089080A"/>
    <w:rsid w:val="00890959"/>
    <w:rsid w:val="00890AB7"/>
    <w:rsid w:val="008911F0"/>
    <w:rsid w:val="008912DF"/>
    <w:rsid w:val="008913E9"/>
    <w:rsid w:val="0089242A"/>
    <w:rsid w:val="0089257B"/>
    <w:rsid w:val="00892988"/>
    <w:rsid w:val="00892AF4"/>
    <w:rsid w:val="00893FE4"/>
    <w:rsid w:val="00894DB1"/>
    <w:rsid w:val="008954A2"/>
    <w:rsid w:val="00895D9B"/>
    <w:rsid w:val="00896E7C"/>
    <w:rsid w:val="00897CF4"/>
    <w:rsid w:val="008A005F"/>
    <w:rsid w:val="008A022B"/>
    <w:rsid w:val="008A0A6B"/>
    <w:rsid w:val="008A0BF8"/>
    <w:rsid w:val="008A14DC"/>
    <w:rsid w:val="008A14FE"/>
    <w:rsid w:val="008A2C7D"/>
    <w:rsid w:val="008A2CB4"/>
    <w:rsid w:val="008A37F3"/>
    <w:rsid w:val="008A38BF"/>
    <w:rsid w:val="008A429E"/>
    <w:rsid w:val="008A4FA8"/>
    <w:rsid w:val="008A56CF"/>
    <w:rsid w:val="008A6B01"/>
    <w:rsid w:val="008A6BF2"/>
    <w:rsid w:val="008A71F5"/>
    <w:rsid w:val="008A7410"/>
    <w:rsid w:val="008A78FD"/>
    <w:rsid w:val="008A79D9"/>
    <w:rsid w:val="008A7B0F"/>
    <w:rsid w:val="008A7E8F"/>
    <w:rsid w:val="008A7EEF"/>
    <w:rsid w:val="008B0076"/>
    <w:rsid w:val="008B00AA"/>
    <w:rsid w:val="008B0544"/>
    <w:rsid w:val="008B073A"/>
    <w:rsid w:val="008B0A44"/>
    <w:rsid w:val="008B14C0"/>
    <w:rsid w:val="008B171F"/>
    <w:rsid w:val="008B1AEB"/>
    <w:rsid w:val="008B1B7B"/>
    <w:rsid w:val="008B20FF"/>
    <w:rsid w:val="008B23B8"/>
    <w:rsid w:val="008B2A02"/>
    <w:rsid w:val="008B31E8"/>
    <w:rsid w:val="008B34C2"/>
    <w:rsid w:val="008B3A37"/>
    <w:rsid w:val="008B4787"/>
    <w:rsid w:val="008B492A"/>
    <w:rsid w:val="008B4A93"/>
    <w:rsid w:val="008B4DD2"/>
    <w:rsid w:val="008B686A"/>
    <w:rsid w:val="008B6951"/>
    <w:rsid w:val="008B6AE1"/>
    <w:rsid w:val="008B7086"/>
    <w:rsid w:val="008B74EA"/>
    <w:rsid w:val="008B78D3"/>
    <w:rsid w:val="008B7953"/>
    <w:rsid w:val="008B7C4E"/>
    <w:rsid w:val="008B7C89"/>
    <w:rsid w:val="008C1004"/>
    <w:rsid w:val="008C1051"/>
    <w:rsid w:val="008C14A4"/>
    <w:rsid w:val="008C1B25"/>
    <w:rsid w:val="008C2289"/>
    <w:rsid w:val="008C2550"/>
    <w:rsid w:val="008C25EB"/>
    <w:rsid w:val="008C2CD6"/>
    <w:rsid w:val="008C2DCE"/>
    <w:rsid w:val="008C3466"/>
    <w:rsid w:val="008C3937"/>
    <w:rsid w:val="008C3D4D"/>
    <w:rsid w:val="008C42C2"/>
    <w:rsid w:val="008C43E7"/>
    <w:rsid w:val="008C44C5"/>
    <w:rsid w:val="008C476D"/>
    <w:rsid w:val="008C482C"/>
    <w:rsid w:val="008C4B23"/>
    <w:rsid w:val="008C5525"/>
    <w:rsid w:val="008C5DDA"/>
    <w:rsid w:val="008C67D7"/>
    <w:rsid w:val="008C7280"/>
    <w:rsid w:val="008D08A6"/>
    <w:rsid w:val="008D0D62"/>
    <w:rsid w:val="008D1AA2"/>
    <w:rsid w:val="008D1C4F"/>
    <w:rsid w:val="008D2090"/>
    <w:rsid w:val="008D20A7"/>
    <w:rsid w:val="008D2E8F"/>
    <w:rsid w:val="008D2FBA"/>
    <w:rsid w:val="008D3C60"/>
    <w:rsid w:val="008D443C"/>
    <w:rsid w:val="008D4745"/>
    <w:rsid w:val="008D4A4B"/>
    <w:rsid w:val="008D4E11"/>
    <w:rsid w:val="008D511C"/>
    <w:rsid w:val="008D5325"/>
    <w:rsid w:val="008D541D"/>
    <w:rsid w:val="008D5583"/>
    <w:rsid w:val="008D5BB9"/>
    <w:rsid w:val="008D5FE0"/>
    <w:rsid w:val="008D60D6"/>
    <w:rsid w:val="008D6A9B"/>
    <w:rsid w:val="008D6CDC"/>
    <w:rsid w:val="008D6E6D"/>
    <w:rsid w:val="008D70F8"/>
    <w:rsid w:val="008D7973"/>
    <w:rsid w:val="008D7A63"/>
    <w:rsid w:val="008D7EDB"/>
    <w:rsid w:val="008E0423"/>
    <w:rsid w:val="008E0563"/>
    <w:rsid w:val="008E14B6"/>
    <w:rsid w:val="008E16DF"/>
    <w:rsid w:val="008E1755"/>
    <w:rsid w:val="008E1F34"/>
    <w:rsid w:val="008E23C8"/>
    <w:rsid w:val="008E3051"/>
    <w:rsid w:val="008E33BA"/>
    <w:rsid w:val="008E37FC"/>
    <w:rsid w:val="008E382E"/>
    <w:rsid w:val="008E390C"/>
    <w:rsid w:val="008E402A"/>
    <w:rsid w:val="008E4139"/>
    <w:rsid w:val="008E4336"/>
    <w:rsid w:val="008E43F7"/>
    <w:rsid w:val="008E46A2"/>
    <w:rsid w:val="008E4749"/>
    <w:rsid w:val="008E4B6A"/>
    <w:rsid w:val="008E4C67"/>
    <w:rsid w:val="008E5932"/>
    <w:rsid w:val="008E5AA3"/>
    <w:rsid w:val="008E5F6D"/>
    <w:rsid w:val="008E651B"/>
    <w:rsid w:val="008E65EE"/>
    <w:rsid w:val="008E6E9D"/>
    <w:rsid w:val="008E747C"/>
    <w:rsid w:val="008E7693"/>
    <w:rsid w:val="008E7709"/>
    <w:rsid w:val="008F050C"/>
    <w:rsid w:val="008F052E"/>
    <w:rsid w:val="008F099D"/>
    <w:rsid w:val="008F0B5E"/>
    <w:rsid w:val="008F0C39"/>
    <w:rsid w:val="008F1401"/>
    <w:rsid w:val="008F16CD"/>
    <w:rsid w:val="008F18D6"/>
    <w:rsid w:val="008F19C3"/>
    <w:rsid w:val="008F213E"/>
    <w:rsid w:val="008F30BE"/>
    <w:rsid w:val="008F3425"/>
    <w:rsid w:val="008F3D41"/>
    <w:rsid w:val="008F4303"/>
    <w:rsid w:val="008F4BB0"/>
    <w:rsid w:val="008F5144"/>
    <w:rsid w:val="008F519C"/>
    <w:rsid w:val="008F57EF"/>
    <w:rsid w:val="008F5828"/>
    <w:rsid w:val="008F5F3B"/>
    <w:rsid w:val="008F6539"/>
    <w:rsid w:val="008F6C26"/>
    <w:rsid w:val="008F6E2C"/>
    <w:rsid w:val="008F7282"/>
    <w:rsid w:val="008F72CF"/>
    <w:rsid w:val="008F7951"/>
    <w:rsid w:val="008F7C87"/>
    <w:rsid w:val="00900313"/>
    <w:rsid w:val="00900B00"/>
    <w:rsid w:val="00902AEA"/>
    <w:rsid w:val="009048AE"/>
    <w:rsid w:val="0090637A"/>
    <w:rsid w:val="009073EE"/>
    <w:rsid w:val="00910122"/>
    <w:rsid w:val="009115C0"/>
    <w:rsid w:val="0091161F"/>
    <w:rsid w:val="00911A06"/>
    <w:rsid w:val="00912539"/>
    <w:rsid w:val="009135F0"/>
    <w:rsid w:val="00913665"/>
    <w:rsid w:val="0091402B"/>
    <w:rsid w:val="0091406D"/>
    <w:rsid w:val="00914211"/>
    <w:rsid w:val="0091430E"/>
    <w:rsid w:val="00914D3F"/>
    <w:rsid w:val="00914EA3"/>
    <w:rsid w:val="00914EE1"/>
    <w:rsid w:val="00914FB7"/>
    <w:rsid w:val="009151E1"/>
    <w:rsid w:val="00915B30"/>
    <w:rsid w:val="00916205"/>
    <w:rsid w:val="00916E84"/>
    <w:rsid w:val="00917232"/>
    <w:rsid w:val="009173B2"/>
    <w:rsid w:val="00917911"/>
    <w:rsid w:val="00917E37"/>
    <w:rsid w:val="00920092"/>
    <w:rsid w:val="00920CD1"/>
    <w:rsid w:val="009213D5"/>
    <w:rsid w:val="009214D5"/>
    <w:rsid w:val="00921654"/>
    <w:rsid w:val="00921AFD"/>
    <w:rsid w:val="00922067"/>
    <w:rsid w:val="0092208A"/>
    <w:rsid w:val="00922E6F"/>
    <w:rsid w:val="00923EF4"/>
    <w:rsid w:val="00923F36"/>
    <w:rsid w:val="009247F8"/>
    <w:rsid w:val="009247FB"/>
    <w:rsid w:val="0092484B"/>
    <w:rsid w:val="00924945"/>
    <w:rsid w:val="00925A3E"/>
    <w:rsid w:val="00925C48"/>
    <w:rsid w:val="0092620C"/>
    <w:rsid w:val="009266BD"/>
    <w:rsid w:val="00926745"/>
    <w:rsid w:val="009268EB"/>
    <w:rsid w:val="00926B43"/>
    <w:rsid w:val="00926D0A"/>
    <w:rsid w:val="009275D4"/>
    <w:rsid w:val="009303D9"/>
    <w:rsid w:val="009306F4"/>
    <w:rsid w:val="00930701"/>
    <w:rsid w:val="0093184F"/>
    <w:rsid w:val="009322D0"/>
    <w:rsid w:val="009335B1"/>
    <w:rsid w:val="00933AE8"/>
    <w:rsid w:val="00933C64"/>
    <w:rsid w:val="00933DA2"/>
    <w:rsid w:val="00934358"/>
    <w:rsid w:val="009346F4"/>
    <w:rsid w:val="009348A2"/>
    <w:rsid w:val="009356D8"/>
    <w:rsid w:val="00935E18"/>
    <w:rsid w:val="00935E6B"/>
    <w:rsid w:val="009360F8"/>
    <w:rsid w:val="00936277"/>
    <w:rsid w:val="00936F84"/>
    <w:rsid w:val="009375FB"/>
    <w:rsid w:val="00937EFA"/>
    <w:rsid w:val="009401A9"/>
    <w:rsid w:val="009402F8"/>
    <w:rsid w:val="00940505"/>
    <w:rsid w:val="00940AA8"/>
    <w:rsid w:val="009425BA"/>
    <w:rsid w:val="00942760"/>
    <w:rsid w:val="00942820"/>
    <w:rsid w:val="00943099"/>
    <w:rsid w:val="00943510"/>
    <w:rsid w:val="009440CD"/>
    <w:rsid w:val="00944316"/>
    <w:rsid w:val="0094483E"/>
    <w:rsid w:val="00944B8C"/>
    <w:rsid w:val="00944DD7"/>
    <w:rsid w:val="00945A6A"/>
    <w:rsid w:val="00945E57"/>
    <w:rsid w:val="00946410"/>
    <w:rsid w:val="009468C3"/>
    <w:rsid w:val="0094693A"/>
    <w:rsid w:val="0094706D"/>
    <w:rsid w:val="0094776E"/>
    <w:rsid w:val="00947A85"/>
    <w:rsid w:val="00950223"/>
    <w:rsid w:val="0095034B"/>
    <w:rsid w:val="009503BC"/>
    <w:rsid w:val="00950B6D"/>
    <w:rsid w:val="0095245D"/>
    <w:rsid w:val="00952A77"/>
    <w:rsid w:val="0095339B"/>
    <w:rsid w:val="009539B6"/>
    <w:rsid w:val="00953BE5"/>
    <w:rsid w:val="0095481B"/>
    <w:rsid w:val="00954DC6"/>
    <w:rsid w:val="00954EA8"/>
    <w:rsid w:val="00954F05"/>
    <w:rsid w:val="00955601"/>
    <w:rsid w:val="00956283"/>
    <w:rsid w:val="009565C6"/>
    <w:rsid w:val="00956AB8"/>
    <w:rsid w:val="00956B5D"/>
    <w:rsid w:val="00957819"/>
    <w:rsid w:val="009578A8"/>
    <w:rsid w:val="009578DB"/>
    <w:rsid w:val="00957AAC"/>
    <w:rsid w:val="0096009F"/>
    <w:rsid w:val="00960181"/>
    <w:rsid w:val="00960754"/>
    <w:rsid w:val="00960BD4"/>
    <w:rsid w:val="00960D66"/>
    <w:rsid w:val="00961122"/>
    <w:rsid w:val="00961966"/>
    <w:rsid w:val="00961A59"/>
    <w:rsid w:val="00961E3A"/>
    <w:rsid w:val="009621A0"/>
    <w:rsid w:val="0096278A"/>
    <w:rsid w:val="0096285A"/>
    <w:rsid w:val="009628F6"/>
    <w:rsid w:val="009631D2"/>
    <w:rsid w:val="009641D8"/>
    <w:rsid w:val="00964313"/>
    <w:rsid w:val="009645B7"/>
    <w:rsid w:val="009658F2"/>
    <w:rsid w:val="00965CFE"/>
    <w:rsid w:val="00966789"/>
    <w:rsid w:val="0096685A"/>
    <w:rsid w:val="00966BEE"/>
    <w:rsid w:val="009672E1"/>
    <w:rsid w:val="009700EB"/>
    <w:rsid w:val="0097022B"/>
    <w:rsid w:val="009703EB"/>
    <w:rsid w:val="00970A7F"/>
    <w:rsid w:val="00970D7A"/>
    <w:rsid w:val="0097193F"/>
    <w:rsid w:val="00971D94"/>
    <w:rsid w:val="00972203"/>
    <w:rsid w:val="009730BC"/>
    <w:rsid w:val="00973366"/>
    <w:rsid w:val="00973ED8"/>
    <w:rsid w:val="009743F2"/>
    <w:rsid w:val="00974B46"/>
    <w:rsid w:val="0097597C"/>
    <w:rsid w:val="00975D18"/>
    <w:rsid w:val="00976A2C"/>
    <w:rsid w:val="00976DC5"/>
    <w:rsid w:val="00977032"/>
    <w:rsid w:val="00977D4A"/>
    <w:rsid w:val="00980085"/>
    <w:rsid w:val="00980F1B"/>
    <w:rsid w:val="0098109B"/>
    <w:rsid w:val="009810A8"/>
    <w:rsid w:val="00982060"/>
    <w:rsid w:val="0098214E"/>
    <w:rsid w:val="00982187"/>
    <w:rsid w:val="00982E00"/>
    <w:rsid w:val="00983243"/>
    <w:rsid w:val="0098378F"/>
    <w:rsid w:val="00983EDA"/>
    <w:rsid w:val="00984162"/>
    <w:rsid w:val="0098500A"/>
    <w:rsid w:val="009853C7"/>
    <w:rsid w:val="00985978"/>
    <w:rsid w:val="00986001"/>
    <w:rsid w:val="00986161"/>
    <w:rsid w:val="00986F5E"/>
    <w:rsid w:val="00987622"/>
    <w:rsid w:val="00987EBD"/>
    <w:rsid w:val="009900E8"/>
    <w:rsid w:val="00990913"/>
    <w:rsid w:val="00990BDE"/>
    <w:rsid w:val="00990F2F"/>
    <w:rsid w:val="00991DFC"/>
    <w:rsid w:val="00991E29"/>
    <w:rsid w:val="00992341"/>
    <w:rsid w:val="00992825"/>
    <w:rsid w:val="00992D56"/>
    <w:rsid w:val="00992E00"/>
    <w:rsid w:val="00992E69"/>
    <w:rsid w:val="009938BB"/>
    <w:rsid w:val="00994DCC"/>
    <w:rsid w:val="00994DD3"/>
    <w:rsid w:val="00994F3D"/>
    <w:rsid w:val="00995A32"/>
    <w:rsid w:val="00996258"/>
    <w:rsid w:val="0099663A"/>
    <w:rsid w:val="0099703E"/>
    <w:rsid w:val="0099752A"/>
    <w:rsid w:val="00997A7F"/>
    <w:rsid w:val="00997E5E"/>
    <w:rsid w:val="009A01DA"/>
    <w:rsid w:val="009A0B39"/>
    <w:rsid w:val="009A1416"/>
    <w:rsid w:val="009A1541"/>
    <w:rsid w:val="009A2326"/>
    <w:rsid w:val="009A26BB"/>
    <w:rsid w:val="009A286B"/>
    <w:rsid w:val="009A31E8"/>
    <w:rsid w:val="009A32F9"/>
    <w:rsid w:val="009A35A7"/>
    <w:rsid w:val="009A3859"/>
    <w:rsid w:val="009A3FAF"/>
    <w:rsid w:val="009A4120"/>
    <w:rsid w:val="009A44D1"/>
    <w:rsid w:val="009A45A0"/>
    <w:rsid w:val="009A4811"/>
    <w:rsid w:val="009A550D"/>
    <w:rsid w:val="009A58CD"/>
    <w:rsid w:val="009A5988"/>
    <w:rsid w:val="009A5C00"/>
    <w:rsid w:val="009A5D85"/>
    <w:rsid w:val="009A5D8D"/>
    <w:rsid w:val="009A656F"/>
    <w:rsid w:val="009A69CD"/>
    <w:rsid w:val="009A69D1"/>
    <w:rsid w:val="009A6E30"/>
    <w:rsid w:val="009A6E8D"/>
    <w:rsid w:val="009A7285"/>
    <w:rsid w:val="009A77BF"/>
    <w:rsid w:val="009A7C73"/>
    <w:rsid w:val="009A7E7E"/>
    <w:rsid w:val="009A7E87"/>
    <w:rsid w:val="009B1519"/>
    <w:rsid w:val="009B2520"/>
    <w:rsid w:val="009B2ED2"/>
    <w:rsid w:val="009B3136"/>
    <w:rsid w:val="009B4074"/>
    <w:rsid w:val="009B4351"/>
    <w:rsid w:val="009B5031"/>
    <w:rsid w:val="009B60B5"/>
    <w:rsid w:val="009B67B0"/>
    <w:rsid w:val="009B6847"/>
    <w:rsid w:val="009B7076"/>
    <w:rsid w:val="009B7832"/>
    <w:rsid w:val="009C02DB"/>
    <w:rsid w:val="009C1038"/>
    <w:rsid w:val="009C1DD8"/>
    <w:rsid w:val="009C24F9"/>
    <w:rsid w:val="009C260D"/>
    <w:rsid w:val="009C28A6"/>
    <w:rsid w:val="009C2FA1"/>
    <w:rsid w:val="009C33FD"/>
    <w:rsid w:val="009C3D4B"/>
    <w:rsid w:val="009C3F3C"/>
    <w:rsid w:val="009C41BA"/>
    <w:rsid w:val="009C42FE"/>
    <w:rsid w:val="009C43B0"/>
    <w:rsid w:val="009C46E5"/>
    <w:rsid w:val="009C4839"/>
    <w:rsid w:val="009C48CE"/>
    <w:rsid w:val="009C5537"/>
    <w:rsid w:val="009C5ACD"/>
    <w:rsid w:val="009C5BCC"/>
    <w:rsid w:val="009C70C7"/>
    <w:rsid w:val="009C72D6"/>
    <w:rsid w:val="009C7843"/>
    <w:rsid w:val="009D024F"/>
    <w:rsid w:val="009D028D"/>
    <w:rsid w:val="009D0718"/>
    <w:rsid w:val="009D16E0"/>
    <w:rsid w:val="009D1846"/>
    <w:rsid w:val="009D1D1D"/>
    <w:rsid w:val="009D1DE8"/>
    <w:rsid w:val="009D2560"/>
    <w:rsid w:val="009D2666"/>
    <w:rsid w:val="009D273D"/>
    <w:rsid w:val="009D33E0"/>
    <w:rsid w:val="009D356E"/>
    <w:rsid w:val="009D4EB8"/>
    <w:rsid w:val="009D51BB"/>
    <w:rsid w:val="009D5790"/>
    <w:rsid w:val="009D5857"/>
    <w:rsid w:val="009D5B4C"/>
    <w:rsid w:val="009D5DA6"/>
    <w:rsid w:val="009D688C"/>
    <w:rsid w:val="009D6B8B"/>
    <w:rsid w:val="009D7533"/>
    <w:rsid w:val="009D7EA4"/>
    <w:rsid w:val="009E1F1F"/>
    <w:rsid w:val="009E1FAA"/>
    <w:rsid w:val="009E20BD"/>
    <w:rsid w:val="009E2268"/>
    <w:rsid w:val="009E3128"/>
    <w:rsid w:val="009E3314"/>
    <w:rsid w:val="009E37B2"/>
    <w:rsid w:val="009E3928"/>
    <w:rsid w:val="009E4039"/>
    <w:rsid w:val="009E4720"/>
    <w:rsid w:val="009E4D61"/>
    <w:rsid w:val="009E53F3"/>
    <w:rsid w:val="009E6B44"/>
    <w:rsid w:val="009E6B73"/>
    <w:rsid w:val="009E7226"/>
    <w:rsid w:val="009E74EB"/>
    <w:rsid w:val="009E75FE"/>
    <w:rsid w:val="009E7F2A"/>
    <w:rsid w:val="009F012E"/>
    <w:rsid w:val="009F078E"/>
    <w:rsid w:val="009F1B9F"/>
    <w:rsid w:val="009F1D0A"/>
    <w:rsid w:val="009F1EA3"/>
    <w:rsid w:val="009F20A2"/>
    <w:rsid w:val="009F2183"/>
    <w:rsid w:val="009F27F0"/>
    <w:rsid w:val="009F2B12"/>
    <w:rsid w:val="009F40AC"/>
    <w:rsid w:val="009F476F"/>
    <w:rsid w:val="009F47AE"/>
    <w:rsid w:val="009F50EF"/>
    <w:rsid w:val="009F538A"/>
    <w:rsid w:val="009F5B7D"/>
    <w:rsid w:val="009F5D0B"/>
    <w:rsid w:val="009F6A5A"/>
    <w:rsid w:val="009F6CEA"/>
    <w:rsid w:val="009F71D1"/>
    <w:rsid w:val="009F722C"/>
    <w:rsid w:val="009F74B1"/>
    <w:rsid w:val="00A0039C"/>
    <w:rsid w:val="00A0091E"/>
    <w:rsid w:val="00A00A26"/>
    <w:rsid w:val="00A01949"/>
    <w:rsid w:val="00A01A95"/>
    <w:rsid w:val="00A01D58"/>
    <w:rsid w:val="00A026C0"/>
    <w:rsid w:val="00A027FD"/>
    <w:rsid w:val="00A02C14"/>
    <w:rsid w:val="00A030F1"/>
    <w:rsid w:val="00A0342C"/>
    <w:rsid w:val="00A03980"/>
    <w:rsid w:val="00A03D5B"/>
    <w:rsid w:val="00A04971"/>
    <w:rsid w:val="00A05112"/>
    <w:rsid w:val="00A059B3"/>
    <w:rsid w:val="00A05A66"/>
    <w:rsid w:val="00A065BB"/>
    <w:rsid w:val="00A068BE"/>
    <w:rsid w:val="00A06E84"/>
    <w:rsid w:val="00A06F08"/>
    <w:rsid w:val="00A0787D"/>
    <w:rsid w:val="00A07D66"/>
    <w:rsid w:val="00A1016E"/>
    <w:rsid w:val="00A10A0C"/>
    <w:rsid w:val="00A10A4B"/>
    <w:rsid w:val="00A10C11"/>
    <w:rsid w:val="00A10DD0"/>
    <w:rsid w:val="00A10E85"/>
    <w:rsid w:val="00A113F6"/>
    <w:rsid w:val="00A12686"/>
    <w:rsid w:val="00A12EDC"/>
    <w:rsid w:val="00A14C6F"/>
    <w:rsid w:val="00A14FC3"/>
    <w:rsid w:val="00A15610"/>
    <w:rsid w:val="00A15BDA"/>
    <w:rsid w:val="00A15D22"/>
    <w:rsid w:val="00A161BA"/>
    <w:rsid w:val="00A17942"/>
    <w:rsid w:val="00A17F5F"/>
    <w:rsid w:val="00A2027D"/>
    <w:rsid w:val="00A205AD"/>
    <w:rsid w:val="00A2089C"/>
    <w:rsid w:val="00A21F3F"/>
    <w:rsid w:val="00A22A06"/>
    <w:rsid w:val="00A23C18"/>
    <w:rsid w:val="00A23FA5"/>
    <w:rsid w:val="00A257EB"/>
    <w:rsid w:val="00A2619D"/>
    <w:rsid w:val="00A262CA"/>
    <w:rsid w:val="00A26B33"/>
    <w:rsid w:val="00A270C5"/>
    <w:rsid w:val="00A27160"/>
    <w:rsid w:val="00A2761F"/>
    <w:rsid w:val="00A27799"/>
    <w:rsid w:val="00A303F9"/>
    <w:rsid w:val="00A31945"/>
    <w:rsid w:val="00A319B5"/>
    <w:rsid w:val="00A31E0B"/>
    <w:rsid w:val="00A32672"/>
    <w:rsid w:val="00A328F2"/>
    <w:rsid w:val="00A33227"/>
    <w:rsid w:val="00A33969"/>
    <w:rsid w:val="00A34836"/>
    <w:rsid w:val="00A34FEE"/>
    <w:rsid w:val="00A3549D"/>
    <w:rsid w:val="00A35AD1"/>
    <w:rsid w:val="00A35B1A"/>
    <w:rsid w:val="00A36168"/>
    <w:rsid w:val="00A364FD"/>
    <w:rsid w:val="00A36F81"/>
    <w:rsid w:val="00A37828"/>
    <w:rsid w:val="00A37C3F"/>
    <w:rsid w:val="00A37FE2"/>
    <w:rsid w:val="00A40D42"/>
    <w:rsid w:val="00A410A9"/>
    <w:rsid w:val="00A4192A"/>
    <w:rsid w:val="00A42083"/>
    <w:rsid w:val="00A421F9"/>
    <w:rsid w:val="00A4256D"/>
    <w:rsid w:val="00A42788"/>
    <w:rsid w:val="00A42C16"/>
    <w:rsid w:val="00A42E60"/>
    <w:rsid w:val="00A42F8A"/>
    <w:rsid w:val="00A4318D"/>
    <w:rsid w:val="00A4328A"/>
    <w:rsid w:val="00A434CB"/>
    <w:rsid w:val="00A43AE6"/>
    <w:rsid w:val="00A447E4"/>
    <w:rsid w:val="00A44833"/>
    <w:rsid w:val="00A44D84"/>
    <w:rsid w:val="00A44D86"/>
    <w:rsid w:val="00A452F4"/>
    <w:rsid w:val="00A45489"/>
    <w:rsid w:val="00A45F0C"/>
    <w:rsid w:val="00A468F7"/>
    <w:rsid w:val="00A4693C"/>
    <w:rsid w:val="00A47430"/>
    <w:rsid w:val="00A475E3"/>
    <w:rsid w:val="00A506A4"/>
    <w:rsid w:val="00A50796"/>
    <w:rsid w:val="00A5119C"/>
    <w:rsid w:val="00A512CD"/>
    <w:rsid w:val="00A5145D"/>
    <w:rsid w:val="00A51B92"/>
    <w:rsid w:val="00A51BD7"/>
    <w:rsid w:val="00A51EA7"/>
    <w:rsid w:val="00A52236"/>
    <w:rsid w:val="00A52D35"/>
    <w:rsid w:val="00A53131"/>
    <w:rsid w:val="00A53926"/>
    <w:rsid w:val="00A539F9"/>
    <w:rsid w:val="00A54FDF"/>
    <w:rsid w:val="00A55236"/>
    <w:rsid w:val="00A55954"/>
    <w:rsid w:val="00A56445"/>
    <w:rsid w:val="00A5651A"/>
    <w:rsid w:val="00A57033"/>
    <w:rsid w:val="00A57576"/>
    <w:rsid w:val="00A60593"/>
    <w:rsid w:val="00A60C9A"/>
    <w:rsid w:val="00A60DCC"/>
    <w:rsid w:val="00A612F3"/>
    <w:rsid w:val="00A61788"/>
    <w:rsid w:val="00A61E59"/>
    <w:rsid w:val="00A63564"/>
    <w:rsid w:val="00A63BD5"/>
    <w:rsid w:val="00A645F3"/>
    <w:rsid w:val="00A65120"/>
    <w:rsid w:val="00A6592B"/>
    <w:rsid w:val="00A66C22"/>
    <w:rsid w:val="00A673BC"/>
    <w:rsid w:val="00A6768A"/>
    <w:rsid w:val="00A67925"/>
    <w:rsid w:val="00A6796B"/>
    <w:rsid w:val="00A700D6"/>
    <w:rsid w:val="00A701EF"/>
    <w:rsid w:val="00A70492"/>
    <w:rsid w:val="00A70BCB"/>
    <w:rsid w:val="00A70D26"/>
    <w:rsid w:val="00A7172A"/>
    <w:rsid w:val="00A717AE"/>
    <w:rsid w:val="00A72022"/>
    <w:rsid w:val="00A72AF0"/>
    <w:rsid w:val="00A72C5B"/>
    <w:rsid w:val="00A72DCB"/>
    <w:rsid w:val="00A72FD3"/>
    <w:rsid w:val="00A73687"/>
    <w:rsid w:val="00A73907"/>
    <w:rsid w:val="00A749E5"/>
    <w:rsid w:val="00A7535F"/>
    <w:rsid w:val="00A75E2E"/>
    <w:rsid w:val="00A76A81"/>
    <w:rsid w:val="00A76E13"/>
    <w:rsid w:val="00A77167"/>
    <w:rsid w:val="00A77E2E"/>
    <w:rsid w:val="00A77EB6"/>
    <w:rsid w:val="00A8017C"/>
    <w:rsid w:val="00A80623"/>
    <w:rsid w:val="00A807C7"/>
    <w:rsid w:val="00A80912"/>
    <w:rsid w:val="00A8107A"/>
    <w:rsid w:val="00A817D4"/>
    <w:rsid w:val="00A82693"/>
    <w:rsid w:val="00A82A27"/>
    <w:rsid w:val="00A8304E"/>
    <w:rsid w:val="00A83243"/>
    <w:rsid w:val="00A8352C"/>
    <w:rsid w:val="00A83598"/>
    <w:rsid w:val="00A83751"/>
    <w:rsid w:val="00A83BFF"/>
    <w:rsid w:val="00A83E37"/>
    <w:rsid w:val="00A84411"/>
    <w:rsid w:val="00A84A99"/>
    <w:rsid w:val="00A851E5"/>
    <w:rsid w:val="00A85C02"/>
    <w:rsid w:val="00A85DF2"/>
    <w:rsid w:val="00A86492"/>
    <w:rsid w:val="00A90122"/>
    <w:rsid w:val="00A90499"/>
    <w:rsid w:val="00A9068F"/>
    <w:rsid w:val="00A9074E"/>
    <w:rsid w:val="00A91C62"/>
    <w:rsid w:val="00A91FB7"/>
    <w:rsid w:val="00A921B7"/>
    <w:rsid w:val="00A92FF1"/>
    <w:rsid w:val="00A93D5F"/>
    <w:rsid w:val="00A94139"/>
    <w:rsid w:val="00A941D9"/>
    <w:rsid w:val="00A94908"/>
    <w:rsid w:val="00A9524B"/>
    <w:rsid w:val="00A953F8"/>
    <w:rsid w:val="00A95740"/>
    <w:rsid w:val="00A95EF9"/>
    <w:rsid w:val="00A9693D"/>
    <w:rsid w:val="00AA0337"/>
    <w:rsid w:val="00AA0388"/>
    <w:rsid w:val="00AA10BD"/>
    <w:rsid w:val="00AA1162"/>
    <w:rsid w:val="00AA1236"/>
    <w:rsid w:val="00AA1E51"/>
    <w:rsid w:val="00AA1F15"/>
    <w:rsid w:val="00AA2537"/>
    <w:rsid w:val="00AA2922"/>
    <w:rsid w:val="00AA39DF"/>
    <w:rsid w:val="00AA3C1D"/>
    <w:rsid w:val="00AA42FF"/>
    <w:rsid w:val="00AA46B9"/>
    <w:rsid w:val="00AA4BE3"/>
    <w:rsid w:val="00AA4F9C"/>
    <w:rsid w:val="00AA531E"/>
    <w:rsid w:val="00AA562C"/>
    <w:rsid w:val="00AA5EAF"/>
    <w:rsid w:val="00AA6640"/>
    <w:rsid w:val="00AA6AB5"/>
    <w:rsid w:val="00AA7400"/>
    <w:rsid w:val="00AA7718"/>
    <w:rsid w:val="00AA7C99"/>
    <w:rsid w:val="00AB0A91"/>
    <w:rsid w:val="00AB1BCB"/>
    <w:rsid w:val="00AB1DA2"/>
    <w:rsid w:val="00AB1E70"/>
    <w:rsid w:val="00AB233E"/>
    <w:rsid w:val="00AB28A2"/>
    <w:rsid w:val="00AB2B6D"/>
    <w:rsid w:val="00AB2BAE"/>
    <w:rsid w:val="00AB32B9"/>
    <w:rsid w:val="00AB367C"/>
    <w:rsid w:val="00AB3AA6"/>
    <w:rsid w:val="00AB3EAF"/>
    <w:rsid w:val="00AB402C"/>
    <w:rsid w:val="00AB4240"/>
    <w:rsid w:val="00AB43C7"/>
    <w:rsid w:val="00AB4801"/>
    <w:rsid w:val="00AB4B3B"/>
    <w:rsid w:val="00AB4CB9"/>
    <w:rsid w:val="00AB554E"/>
    <w:rsid w:val="00AB5AAB"/>
    <w:rsid w:val="00AB618F"/>
    <w:rsid w:val="00AB6AB1"/>
    <w:rsid w:val="00AB70BB"/>
    <w:rsid w:val="00AB7358"/>
    <w:rsid w:val="00AB7C13"/>
    <w:rsid w:val="00AC04D7"/>
    <w:rsid w:val="00AC0DCD"/>
    <w:rsid w:val="00AC1106"/>
    <w:rsid w:val="00AC149F"/>
    <w:rsid w:val="00AC1605"/>
    <w:rsid w:val="00AC1B61"/>
    <w:rsid w:val="00AC1BF7"/>
    <w:rsid w:val="00AC1D52"/>
    <w:rsid w:val="00AC2608"/>
    <w:rsid w:val="00AC38B9"/>
    <w:rsid w:val="00AC3A6F"/>
    <w:rsid w:val="00AC4277"/>
    <w:rsid w:val="00AC456F"/>
    <w:rsid w:val="00AC46BA"/>
    <w:rsid w:val="00AC63AC"/>
    <w:rsid w:val="00AC6AF4"/>
    <w:rsid w:val="00AC71BA"/>
    <w:rsid w:val="00AD07B7"/>
    <w:rsid w:val="00AD0A97"/>
    <w:rsid w:val="00AD0CA9"/>
    <w:rsid w:val="00AD1AFF"/>
    <w:rsid w:val="00AD1D22"/>
    <w:rsid w:val="00AD2E22"/>
    <w:rsid w:val="00AD3A4F"/>
    <w:rsid w:val="00AD3E0E"/>
    <w:rsid w:val="00AD3E21"/>
    <w:rsid w:val="00AD598C"/>
    <w:rsid w:val="00AD7190"/>
    <w:rsid w:val="00AD759E"/>
    <w:rsid w:val="00AD78E3"/>
    <w:rsid w:val="00AD794A"/>
    <w:rsid w:val="00AD7AF0"/>
    <w:rsid w:val="00AD7CB2"/>
    <w:rsid w:val="00AE010E"/>
    <w:rsid w:val="00AE0307"/>
    <w:rsid w:val="00AE1111"/>
    <w:rsid w:val="00AE16C4"/>
    <w:rsid w:val="00AE1DAC"/>
    <w:rsid w:val="00AE2BF2"/>
    <w:rsid w:val="00AE3409"/>
    <w:rsid w:val="00AE3A30"/>
    <w:rsid w:val="00AE3AC6"/>
    <w:rsid w:val="00AE40E9"/>
    <w:rsid w:val="00AE42DE"/>
    <w:rsid w:val="00AE44E0"/>
    <w:rsid w:val="00AE4E8D"/>
    <w:rsid w:val="00AE647A"/>
    <w:rsid w:val="00AE6AB9"/>
    <w:rsid w:val="00AE7001"/>
    <w:rsid w:val="00AE71D6"/>
    <w:rsid w:val="00AE7DFC"/>
    <w:rsid w:val="00AF0065"/>
    <w:rsid w:val="00AF12F0"/>
    <w:rsid w:val="00AF14FF"/>
    <w:rsid w:val="00AF1700"/>
    <w:rsid w:val="00AF1810"/>
    <w:rsid w:val="00AF18D9"/>
    <w:rsid w:val="00AF19F7"/>
    <w:rsid w:val="00AF1C2C"/>
    <w:rsid w:val="00AF1F58"/>
    <w:rsid w:val="00AF2925"/>
    <w:rsid w:val="00AF34E5"/>
    <w:rsid w:val="00AF3DE4"/>
    <w:rsid w:val="00AF4655"/>
    <w:rsid w:val="00AF4676"/>
    <w:rsid w:val="00AF47C2"/>
    <w:rsid w:val="00AF4E7E"/>
    <w:rsid w:val="00AF50F4"/>
    <w:rsid w:val="00AF5115"/>
    <w:rsid w:val="00AF5212"/>
    <w:rsid w:val="00AF5243"/>
    <w:rsid w:val="00AF5457"/>
    <w:rsid w:val="00AF5D1E"/>
    <w:rsid w:val="00AF6290"/>
    <w:rsid w:val="00AF65F7"/>
    <w:rsid w:val="00AF68BB"/>
    <w:rsid w:val="00AF6921"/>
    <w:rsid w:val="00AF7282"/>
    <w:rsid w:val="00AF754D"/>
    <w:rsid w:val="00AF77C0"/>
    <w:rsid w:val="00AF7A3A"/>
    <w:rsid w:val="00AF7B3C"/>
    <w:rsid w:val="00B01229"/>
    <w:rsid w:val="00B01340"/>
    <w:rsid w:val="00B013F8"/>
    <w:rsid w:val="00B0193B"/>
    <w:rsid w:val="00B019F1"/>
    <w:rsid w:val="00B01A18"/>
    <w:rsid w:val="00B027A5"/>
    <w:rsid w:val="00B03936"/>
    <w:rsid w:val="00B049AB"/>
    <w:rsid w:val="00B04EF8"/>
    <w:rsid w:val="00B05259"/>
    <w:rsid w:val="00B0565F"/>
    <w:rsid w:val="00B05727"/>
    <w:rsid w:val="00B06358"/>
    <w:rsid w:val="00B0666D"/>
    <w:rsid w:val="00B06DF2"/>
    <w:rsid w:val="00B06FFA"/>
    <w:rsid w:val="00B070D6"/>
    <w:rsid w:val="00B07EED"/>
    <w:rsid w:val="00B07FA5"/>
    <w:rsid w:val="00B10310"/>
    <w:rsid w:val="00B104EA"/>
    <w:rsid w:val="00B1119D"/>
    <w:rsid w:val="00B11A60"/>
    <w:rsid w:val="00B11DDF"/>
    <w:rsid w:val="00B11E8F"/>
    <w:rsid w:val="00B11F3B"/>
    <w:rsid w:val="00B12869"/>
    <w:rsid w:val="00B12A43"/>
    <w:rsid w:val="00B13109"/>
    <w:rsid w:val="00B13720"/>
    <w:rsid w:val="00B14150"/>
    <w:rsid w:val="00B14862"/>
    <w:rsid w:val="00B14DA7"/>
    <w:rsid w:val="00B157E9"/>
    <w:rsid w:val="00B15B55"/>
    <w:rsid w:val="00B1627D"/>
    <w:rsid w:val="00B16861"/>
    <w:rsid w:val="00B16BF7"/>
    <w:rsid w:val="00B16C5D"/>
    <w:rsid w:val="00B16CB4"/>
    <w:rsid w:val="00B16FAA"/>
    <w:rsid w:val="00B173AC"/>
    <w:rsid w:val="00B17D27"/>
    <w:rsid w:val="00B208CB"/>
    <w:rsid w:val="00B20D02"/>
    <w:rsid w:val="00B20D34"/>
    <w:rsid w:val="00B20D70"/>
    <w:rsid w:val="00B21135"/>
    <w:rsid w:val="00B215E7"/>
    <w:rsid w:val="00B223B2"/>
    <w:rsid w:val="00B22613"/>
    <w:rsid w:val="00B230C7"/>
    <w:rsid w:val="00B2321D"/>
    <w:rsid w:val="00B233E3"/>
    <w:rsid w:val="00B235EF"/>
    <w:rsid w:val="00B23C1A"/>
    <w:rsid w:val="00B23EB0"/>
    <w:rsid w:val="00B23FB5"/>
    <w:rsid w:val="00B242E4"/>
    <w:rsid w:val="00B24497"/>
    <w:rsid w:val="00B244CA"/>
    <w:rsid w:val="00B246B9"/>
    <w:rsid w:val="00B24953"/>
    <w:rsid w:val="00B24B18"/>
    <w:rsid w:val="00B24CA9"/>
    <w:rsid w:val="00B24F15"/>
    <w:rsid w:val="00B25153"/>
    <w:rsid w:val="00B252C3"/>
    <w:rsid w:val="00B25565"/>
    <w:rsid w:val="00B26344"/>
    <w:rsid w:val="00B2677E"/>
    <w:rsid w:val="00B268D5"/>
    <w:rsid w:val="00B26E9A"/>
    <w:rsid w:val="00B27011"/>
    <w:rsid w:val="00B27DE7"/>
    <w:rsid w:val="00B27EDE"/>
    <w:rsid w:val="00B311BB"/>
    <w:rsid w:val="00B3136C"/>
    <w:rsid w:val="00B31B0F"/>
    <w:rsid w:val="00B31F88"/>
    <w:rsid w:val="00B3281C"/>
    <w:rsid w:val="00B32A88"/>
    <w:rsid w:val="00B32BD0"/>
    <w:rsid w:val="00B32F91"/>
    <w:rsid w:val="00B3372C"/>
    <w:rsid w:val="00B33911"/>
    <w:rsid w:val="00B33B78"/>
    <w:rsid w:val="00B34046"/>
    <w:rsid w:val="00B347A5"/>
    <w:rsid w:val="00B349A5"/>
    <w:rsid w:val="00B35205"/>
    <w:rsid w:val="00B35A89"/>
    <w:rsid w:val="00B368CC"/>
    <w:rsid w:val="00B369B5"/>
    <w:rsid w:val="00B36AB1"/>
    <w:rsid w:val="00B371B8"/>
    <w:rsid w:val="00B37572"/>
    <w:rsid w:val="00B37669"/>
    <w:rsid w:val="00B37DD2"/>
    <w:rsid w:val="00B37FCA"/>
    <w:rsid w:val="00B401F2"/>
    <w:rsid w:val="00B408AA"/>
    <w:rsid w:val="00B409F3"/>
    <w:rsid w:val="00B40CC8"/>
    <w:rsid w:val="00B41087"/>
    <w:rsid w:val="00B419F6"/>
    <w:rsid w:val="00B41E91"/>
    <w:rsid w:val="00B42104"/>
    <w:rsid w:val="00B4244A"/>
    <w:rsid w:val="00B42CC5"/>
    <w:rsid w:val="00B42F02"/>
    <w:rsid w:val="00B42FFE"/>
    <w:rsid w:val="00B4384A"/>
    <w:rsid w:val="00B43A04"/>
    <w:rsid w:val="00B43B95"/>
    <w:rsid w:val="00B442F4"/>
    <w:rsid w:val="00B4450F"/>
    <w:rsid w:val="00B44611"/>
    <w:rsid w:val="00B44827"/>
    <w:rsid w:val="00B44DC4"/>
    <w:rsid w:val="00B45D5C"/>
    <w:rsid w:val="00B46477"/>
    <w:rsid w:val="00B466B6"/>
    <w:rsid w:val="00B467BF"/>
    <w:rsid w:val="00B467F0"/>
    <w:rsid w:val="00B46B27"/>
    <w:rsid w:val="00B47D40"/>
    <w:rsid w:val="00B47E6F"/>
    <w:rsid w:val="00B501DA"/>
    <w:rsid w:val="00B5050C"/>
    <w:rsid w:val="00B5069E"/>
    <w:rsid w:val="00B50917"/>
    <w:rsid w:val="00B50A77"/>
    <w:rsid w:val="00B50AA1"/>
    <w:rsid w:val="00B50BB2"/>
    <w:rsid w:val="00B50E81"/>
    <w:rsid w:val="00B511DA"/>
    <w:rsid w:val="00B5158E"/>
    <w:rsid w:val="00B515DD"/>
    <w:rsid w:val="00B51A59"/>
    <w:rsid w:val="00B51D6F"/>
    <w:rsid w:val="00B528D2"/>
    <w:rsid w:val="00B52E66"/>
    <w:rsid w:val="00B53E27"/>
    <w:rsid w:val="00B53E62"/>
    <w:rsid w:val="00B55996"/>
    <w:rsid w:val="00B565BC"/>
    <w:rsid w:val="00B56B9E"/>
    <w:rsid w:val="00B56D0E"/>
    <w:rsid w:val="00B56DBC"/>
    <w:rsid w:val="00B56FEA"/>
    <w:rsid w:val="00B57413"/>
    <w:rsid w:val="00B5784F"/>
    <w:rsid w:val="00B579BE"/>
    <w:rsid w:val="00B57D68"/>
    <w:rsid w:val="00B61610"/>
    <w:rsid w:val="00B61D9D"/>
    <w:rsid w:val="00B61FD0"/>
    <w:rsid w:val="00B627F8"/>
    <w:rsid w:val="00B62A1D"/>
    <w:rsid w:val="00B62AC1"/>
    <w:rsid w:val="00B631B6"/>
    <w:rsid w:val="00B63BBA"/>
    <w:rsid w:val="00B63BD2"/>
    <w:rsid w:val="00B657FD"/>
    <w:rsid w:val="00B65BB1"/>
    <w:rsid w:val="00B65EE9"/>
    <w:rsid w:val="00B665E5"/>
    <w:rsid w:val="00B66D6C"/>
    <w:rsid w:val="00B66FBE"/>
    <w:rsid w:val="00B67094"/>
    <w:rsid w:val="00B67284"/>
    <w:rsid w:val="00B67762"/>
    <w:rsid w:val="00B67BFC"/>
    <w:rsid w:val="00B67C0F"/>
    <w:rsid w:val="00B67EA2"/>
    <w:rsid w:val="00B70151"/>
    <w:rsid w:val="00B705AE"/>
    <w:rsid w:val="00B70651"/>
    <w:rsid w:val="00B708A4"/>
    <w:rsid w:val="00B71083"/>
    <w:rsid w:val="00B7166C"/>
    <w:rsid w:val="00B71EC5"/>
    <w:rsid w:val="00B71F79"/>
    <w:rsid w:val="00B72690"/>
    <w:rsid w:val="00B7302F"/>
    <w:rsid w:val="00B7342A"/>
    <w:rsid w:val="00B7384B"/>
    <w:rsid w:val="00B73C50"/>
    <w:rsid w:val="00B73CF0"/>
    <w:rsid w:val="00B740D0"/>
    <w:rsid w:val="00B74360"/>
    <w:rsid w:val="00B74E9C"/>
    <w:rsid w:val="00B74FC2"/>
    <w:rsid w:val="00B7507E"/>
    <w:rsid w:val="00B75FE2"/>
    <w:rsid w:val="00B763A5"/>
    <w:rsid w:val="00B76718"/>
    <w:rsid w:val="00B76EB7"/>
    <w:rsid w:val="00B77D13"/>
    <w:rsid w:val="00B77DAF"/>
    <w:rsid w:val="00B80351"/>
    <w:rsid w:val="00B80640"/>
    <w:rsid w:val="00B8186D"/>
    <w:rsid w:val="00B81B70"/>
    <w:rsid w:val="00B81D31"/>
    <w:rsid w:val="00B820BF"/>
    <w:rsid w:val="00B82310"/>
    <w:rsid w:val="00B82CCE"/>
    <w:rsid w:val="00B82FF9"/>
    <w:rsid w:val="00B83086"/>
    <w:rsid w:val="00B831CB"/>
    <w:rsid w:val="00B83212"/>
    <w:rsid w:val="00B83357"/>
    <w:rsid w:val="00B834FE"/>
    <w:rsid w:val="00B836A9"/>
    <w:rsid w:val="00B83EFA"/>
    <w:rsid w:val="00B847F8"/>
    <w:rsid w:val="00B84F05"/>
    <w:rsid w:val="00B85249"/>
    <w:rsid w:val="00B8547F"/>
    <w:rsid w:val="00B85682"/>
    <w:rsid w:val="00B85B0F"/>
    <w:rsid w:val="00B85C62"/>
    <w:rsid w:val="00B85E08"/>
    <w:rsid w:val="00B85F17"/>
    <w:rsid w:val="00B85F5D"/>
    <w:rsid w:val="00B8710D"/>
    <w:rsid w:val="00B87696"/>
    <w:rsid w:val="00B87F1C"/>
    <w:rsid w:val="00B900F8"/>
    <w:rsid w:val="00B906C8"/>
    <w:rsid w:val="00B91134"/>
    <w:rsid w:val="00B915B3"/>
    <w:rsid w:val="00B9177A"/>
    <w:rsid w:val="00B91E3F"/>
    <w:rsid w:val="00B9219F"/>
    <w:rsid w:val="00B924A3"/>
    <w:rsid w:val="00B92EEC"/>
    <w:rsid w:val="00B92F5D"/>
    <w:rsid w:val="00B93247"/>
    <w:rsid w:val="00B9355A"/>
    <w:rsid w:val="00B93567"/>
    <w:rsid w:val="00B935CB"/>
    <w:rsid w:val="00B94184"/>
    <w:rsid w:val="00B947FD"/>
    <w:rsid w:val="00B95FED"/>
    <w:rsid w:val="00B96126"/>
    <w:rsid w:val="00B96251"/>
    <w:rsid w:val="00B96344"/>
    <w:rsid w:val="00B96C63"/>
    <w:rsid w:val="00B976AA"/>
    <w:rsid w:val="00BA00D1"/>
    <w:rsid w:val="00BA0565"/>
    <w:rsid w:val="00BA06EE"/>
    <w:rsid w:val="00BA0E6D"/>
    <w:rsid w:val="00BA1025"/>
    <w:rsid w:val="00BA10D9"/>
    <w:rsid w:val="00BA2EC3"/>
    <w:rsid w:val="00BA2F09"/>
    <w:rsid w:val="00BA33AD"/>
    <w:rsid w:val="00BA37B6"/>
    <w:rsid w:val="00BA4078"/>
    <w:rsid w:val="00BA513A"/>
    <w:rsid w:val="00BA7110"/>
    <w:rsid w:val="00BA76DA"/>
    <w:rsid w:val="00BA78E4"/>
    <w:rsid w:val="00BA79D0"/>
    <w:rsid w:val="00BB009E"/>
    <w:rsid w:val="00BB01DD"/>
    <w:rsid w:val="00BB0950"/>
    <w:rsid w:val="00BB0ABE"/>
    <w:rsid w:val="00BB14D5"/>
    <w:rsid w:val="00BB1A27"/>
    <w:rsid w:val="00BB1D7E"/>
    <w:rsid w:val="00BB1DBE"/>
    <w:rsid w:val="00BB2034"/>
    <w:rsid w:val="00BB2038"/>
    <w:rsid w:val="00BB268E"/>
    <w:rsid w:val="00BB28A3"/>
    <w:rsid w:val="00BB3693"/>
    <w:rsid w:val="00BB3AA0"/>
    <w:rsid w:val="00BB3D58"/>
    <w:rsid w:val="00BB49D0"/>
    <w:rsid w:val="00BB5A76"/>
    <w:rsid w:val="00BB5C68"/>
    <w:rsid w:val="00BB5DED"/>
    <w:rsid w:val="00BB5F38"/>
    <w:rsid w:val="00BB633D"/>
    <w:rsid w:val="00BB672B"/>
    <w:rsid w:val="00BB6BDC"/>
    <w:rsid w:val="00BB76F6"/>
    <w:rsid w:val="00BB77F8"/>
    <w:rsid w:val="00BB79C5"/>
    <w:rsid w:val="00BB7BCE"/>
    <w:rsid w:val="00BB7C64"/>
    <w:rsid w:val="00BC03E2"/>
    <w:rsid w:val="00BC0B33"/>
    <w:rsid w:val="00BC0CE9"/>
    <w:rsid w:val="00BC0E1A"/>
    <w:rsid w:val="00BC0FBB"/>
    <w:rsid w:val="00BC125F"/>
    <w:rsid w:val="00BC14C2"/>
    <w:rsid w:val="00BC15A6"/>
    <w:rsid w:val="00BC16CB"/>
    <w:rsid w:val="00BC1B7A"/>
    <w:rsid w:val="00BC1C15"/>
    <w:rsid w:val="00BC1D60"/>
    <w:rsid w:val="00BC2B22"/>
    <w:rsid w:val="00BC2C79"/>
    <w:rsid w:val="00BC3064"/>
    <w:rsid w:val="00BC3156"/>
    <w:rsid w:val="00BC3420"/>
    <w:rsid w:val="00BC3732"/>
    <w:rsid w:val="00BC37D0"/>
    <w:rsid w:val="00BC3817"/>
    <w:rsid w:val="00BC4645"/>
    <w:rsid w:val="00BC4A5B"/>
    <w:rsid w:val="00BC5151"/>
    <w:rsid w:val="00BC538D"/>
    <w:rsid w:val="00BC55B3"/>
    <w:rsid w:val="00BC571F"/>
    <w:rsid w:val="00BC5BB7"/>
    <w:rsid w:val="00BC5D14"/>
    <w:rsid w:val="00BC5F2D"/>
    <w:rsid w:val="00BC60EC"/>
    <w:rsid w:val="00BC610A"/>
    <w:rsid w:val="00BC673B"/>
    <w:rsid w:val="00BC6C2B"/>
    <w:rsid w:val="00BC6F20"/>
    <w:rsid w:val="00BC6F66"/>
    <w:rsid w:val="00BC7082"/>
    <w:rsid w:val="00BC71BB"/>
    <w:rsid w:val="00BC7669"/>
    <w:rsid w:val="00BC77A9"/>
    <w:rsid w:val="00BC79E0"/>
    <w:rsid w:val="00BC7B8E"/>
    <w:rsid w:val="00BD0D25"/>
    <w:rsid w:val="00BD0D4F"/>
    <w:rsid w:val="00BD2068"/>
    <w:rsid w:val="00BD2125"/>
    <w:rsid w:val="00BD2871"/>
    <w:rsid w:val="00BD29C5"/>
    <w:rsid w:val="00BD2FF8"/>
    <w:rsid w:val="00BD3ABE"/>
    <w:rsid w:val="00BD42BA"/>
    <w:rsid w:val="00BD43F0"/>
    <w:rsid w:val="00BD4B04"/>
    <w:rsid w:val="00BD4C33"/>
    <w:rsid w:val="00BD514A"/>
    <w:rsid w:val="00BD5E2B"/>
    <w:rsid w:val="00BD60EB"/>
    <w:rsid w:val="00BD6F4A"/>
    <w:rsid w:val="00BD6F80"/>
    <w:rsid w:val="00BD72B8"/>
    <w:rsid w:val="00BD7DB4"/>
    <w:rsid w:val="00BD7FCD"/>
    <w:rsid w:val="00BE00E4"/>
    <w:rsid w:val="00BE0616"/>
    <w:rsid w:val="00BE0AAB"/>
    <w:rsid w:val="00BE0BC1"/>
    <w:rsid w:val="00BE0CCB"/>
    <w:rsid w:val="00BE19B4"/>
    <w:rsid w:val="00BE19DF"/>
    <w:rsid w:val="00BE24CB"/>
    <w:rsid w:val="00BE2AC3"/>
    <w:rsid w:val="00BE2C61"/>
    <w:rsid w:val="00BE37F9"/>
    <w:rsid w:val="00BE3E6F"/>
    <w:rsid w:val="00BE53E9"/>
    <w:rsid w:val="00BE65FA"/>
    <w:rsid w:val="00BE688C"/>
    <w:rsid w:val="00BE6892"/>
    <w:rsid w:val="00BE6AC3"/>
    <w:rsid w:val="00BE6E6B"/>
    <w:rsid w:val="00BE74BA"/>
    <w:rsid w:val="00BE7660"/>
    <w:rsid w:val="00BE7AE2"/>
    <w:rsid w:val="00BE7D3C"/>
    <w:rsid w:val="00BE7E1A"/>
    <w:rsid w:val="00BF00B2"/>
    <w:rsid w:val="00BF0590"/>
    <w:rsid w:val="00BF069C"/>
    <w:rsid w:val="00BF0F3A"/>
    <w:rsid w:val="00BF171B"/>
    <w:rsid w:val="00BF230A"/>
    <w:rsid w:val="00BF2AD2"/>
    <w:rsid w:val="00BF2D4F"/>
    <w:rsid w:val="00BF2EA8"/>
    <w:rsid w:val="00BF2FC6"/>
    <w:rsid w:val="00BF30ED"/>
    <w:rsid w:val="00BF37B7"/>
    <w:rsid w:val="00BF4090"/>
    <w:rsid w:val="00BF4098"/>
    <w:rsid w:val="00BF4642"/>
    <w:rsid w:val="00BF4821"/>
    <w:rsid w:val="00BF4A25"/>
    <w:rsid w:val="00BF4A6A"/>
    <w:rsid w:val="00BF54F5"/>
    <w:rsid w:val="00BF5A57"/>
    <w:rsid w:val="00BF5FB6"/>
    <w:rsid w:val="00BF5FF6"/>
    <w:rsid w:val="00BF6941"/>
    <w:rsid w:val="00BF7645"/>
    <w:rsid w:val="00C00706"/>
    <w:rsid w:val="00C00D90"/>
    <w:rsid w:val="00C00EB9"/>
    <w:rsid w:val="00C01627"/>
    <w:rsid w:val="00C01813"/>
    <w:rsid w:val="00C0185C"/>
    <w:rsid w:val="00C01BB2"/>
    <w:rsid w:val="00C01D93"/>
    <w:rsid w:val="00C0207F"/>
    <w:rsid w:val="00C020B1"/>
    <w:rsid w:val="00C02663"/>
    <w:rsid w:val="00C033EC"/>
    <w:rsid w:val="00C03543"/>
    <w:rsid w:val="00C03558"/>
    <w:rsid w:val="00C0369F"/>
    <w:rsid w:val="00C03B74"/>
    <w:rsid w:val="00C040F3"/>
    <w:rsid w:val="00C043C7"/>
    <w:rsid w:val="00C04B6D"/>
    <w:rsid w:val="00C04BA6"/>
    <w:rsid w:val="00C052C0"/>
    <w:rsid w:val="00C05658"/>
    <w:rsid w:val="00C0568F"/>
    <w:rsid w:val="00C05725"/>
    <w:rsid w:val="00C05858"/>
    <w:rsid w:val="00C05B5B"/>
    <w:rsid w:val="00C05C70"/>
    <w:rsid w:val="00C05E1F"/>
    <w:rsid w:val="00C06FD4"/>
    <w:rsid w:val="00C071A2"/>
    <w:rsid w:val="00C07A5F"/>
    <w:rsid w:val="00C07D68"/>
    <w:rsid w:val="00C1061D"/>
    <w:rsid w:val="00C10FD5"/>
    <w:rsid w:val="00C11419"/>
    <w:rsid w:val="00C11D92"/>
    <w:rsid w:val="00C12569"/>
    <w:rsid w:val="00C1260D"/>
    <w:rsid w:val="00C128A9"/>
    <w:rsid w:val="00C12FB2"/>
    <w:rsid w:val="00C135AE"/>
    <w:rsid w:val="00C13808"/>
    <w:rsid w:val="00C1401F"/>
    <w:rsid w:val="00C14934"/>
    <w:rsid w:val="00C14C73"/>
    <w:rsid w:val="00C15B73"/>
    <w:rsid w:val="00C16117"/>
    <w:rsid w:val="00C1672C"/>
    <w:rsid w:val="00C16FED"/>
    <w:rsid w:val="00C20764"/>
    <w:rsid w:val="00C20984"/>
    <w:rsid w:val="00C20D07"/>
    <w:rsid w:val="00C212BB"/>
    <w:rsid w:val="00C21729"/>
    <w:rsid w:val="00C21B36"/>
    <w:rsid w:val="00C22080"/>
    <w:rsid w:val="00C22B74"/>
    <w:rsid w:val="00C22F3B"/>
    <w:rsid w:val="00C22FE1"/>
    <w:rsid w:val="00C2358C"/>
    <w:rsid w:val="00C23627"/>
    <w:rsid w:val="00C23C15"/>
    <w:rsid w:val="00C24954"/>
    <w:rsid w:val="00C24CE2"/>
    <w:rsid w:val="00C259E6"/>
    <w:rsid w:val="00C25A0B"/>
    <w:rsid w:val="00C25D50"/>
    <w:rsid w:val="00C25DAB"/>
    <w:rsid w:val="00C2740F"/>
    <w:rsid w:val="00C30144"/>
    <w:rsid w:val="00C30240"/>
    <w:rsid w:val="00C3075A"/>
    <w:rsid w:val="00C314FE"/>
    <w:rsid w:val="00C32062"/>
    <w:rsid w:val="00C3265A"/>
    <w:rsid w:val="00C326DB"/>
    <w:rsid w:val="00C32897"/>
    <w:rsid w:val="00C32CF1"/>
    <w:rsid w:val="00C3333C"/>
    <w:rsid w:val="00C3394D"/>
    <w:rsid w:val="00C33B02"/>
    <w:rsid w:val="00C3459B"/>
    <w:rsid w:val="00C34984"/>
    <w:rsid w:val="00C34F2C"/>
    <w:rsid w:val="00C356A0"/>
    <w:rsid w:val="00C364A8"/>
    <w:rsid w:val="00C36F54"/>
    <w:rsid w:val="00C37742"/>
    <w:rsid w:val="00C377C8"/>
    <w:rsid w:val="00C37C23"/>
    <w:rsid w:val="00C40196"/>
    <w:rsid w:val="00C404E7"/>
    <w:rsid w:val="00C40981"/>
    <w:rsid w:val="00C40CC7"/>
    <w:rsid w:val="00C40DA2"/>
    <w:rsid w:val="00C4125C"/>
    <w:rsid w:val="00C419D3"/>
    <w:rsid w:val="00C41AEA"/>
    <w:rsid w:val="00C42715"/>
    <w:rsid w:val="00C42CA7"/>
    <w:rsid w:val="00C43610"/>
    <w:rsid w:val="00C43BE2"/>
    <w:rsid w:val="00C44408"/>
    <w:rsid w:val="00C44947"/>
    <w:rsid w:val="00C44B88"/>
    <w:rsid w:val="00C44CD4"/>
    <w:rsid w:val="00C44D7F"/>
    <w:rsid w:val="00C45421"/>
    <w:rsid w:val="00C45C4F"/>
    <w:rsid w:val="00C45D18"/>
    <w:rsid w:val="00C45F7A"/>
    <w:rsid w:val="00C46CCA"/>
    <w:rsid w:val="00C47874"/>
    <w:rsid w:val="00C47962"/>
    <w:rsid w:val="00C47A42"/>
    <w:rsid w:val="00C47F03"/>
    <w:rsid w:val="00C50178"/>
    <w:rsid w:val="00C50381"/>
    <w:rsid w:val="00C50B4E"/>
    <w:rsid w:val="00C514F5"/>
    <w:rsid w:val="00C51500"/>
    <w:rsid w:val="00C519ED"/>
    <w:rsid w:val="00C51E3D"/>
    <w:rsid w:val="00C51F9A"/>
    <w:rsid w:val="00C52908"/>
    <w:rsid w:val="00C53172"/>
    <w:rsid w:val="00C5437E"/>
    <w:rsid w:val="00C5451B"/>
    <w:rsid w:val="00C54795"/>
    <w:rsid w:val="00C548A4"/>
    <w:rsid w:val="00C54904"/>
    <w:rsid w:val="00C54A6D"/>
    <w:rsid w:val="00C55EF1"/>
    <w:rsid w:val="00C561BA"/>
    <w:rsid w:val="00C566DE"/>
    <w:rsid w:val="00C56A65"/>
    <w:rsid w:val="00C57017"/>
    <w:rsid w:val="00C57801"/>
    <w:rsid w:val="00C57CBA"/>
    <w:rsid w:val="00C60547"/>
    <w:rsid w:val="00C60990"/>
    <w:rsid w:val="00C6245D"/>
    <w:rsid w:val="00C62748"/>
    <w:rsid w:val="00C634E9"/>
    <w:rsid w:val="00C64C78"/>
    <w:rsid w:val="00C64E7E"/>
    <w:rsid w:val="00C65030"/>
    <w:rsid w:val="00C651CF"/>
    <w:rsid w:val="00C6523B"/>
    <w:rsid w:val="00C654C3"/>
    <w:rsid w:val="00C66486"/>
    <w:rsid w:val="00C66514"/>
    <w:rsid w:val="00C6682D"/>
    <w:rsid w:val="00C67016"/>
    <w:rsid w:val="00C67365"/>
    <w:rsid w:val="00C675A8"/>
    <w:rsid w:val="00C6774E"/>
    <w:rsid w:val="00C67D16"/>
    <w:rsid w:val="00C67D70"/>
    <w:rsid w:val="00C70232"/>
    <w:rsid w:val="00C702A5"/>
    <w:rsid w:val="00C70F88"/>
    <w:rsid w:val="00C7133C"/>
    <w:rsid w:val="00C71683"/>
    <w:rsid w:val="00C719D9"/>
    <w:rsid w:val="00C71F55"/>
    <w:rsid w:val="00C7269E"/>
    <w:rsid w:val="00C72AFA"/>
    <w:rsid w:val="00C72B08"/>
    <w:rsid w:val="00C72F91"/>
    <w:rsid w:val="00C730C9"/>
    <w:rsid w:val="00C73CEE"/>
    <w:rsid w:val="00C74BDB"/>
    <w:rsid w:val="00C75384"/>
    <w:rsid w:val="00C757BE"/>
    <w:rsid w:val="00C75D9A"/>
    <w:rsid w:val="00C763C8"/>
    <w:rsid w:val="00C76AD3"/>
    <w:rsid w:val="00C76CE0"/>
    <w:rsid w:val="00C76FFC"/>
    <w:rsid w:val="00C77C55"/>
    <w:rsid w:val="00C800C5"/>
    <w:rsid w:val="00C80156"/>
    <w:rsid w:val="00C8068B"/>
    <w:rsid w:val="00C806A9"/>
    <w:rsid w:val="00C819BB"/>
    <w:rsid w:val="00C826B2"/>
    <w:rsid w:val="00C82934"/>
    <w:rsid w:val="00C8299D"/>
    <w:rsid w:val="00C82DE9"/>
    <w:rsid w:val="00C833AC"/>
    <w:rsid w:val="00C84967"/>
    <w:rsid w:val="00C84FB1"/>
    <w:rsid w:val="00C84FFA"/>
    <w:rsid w:val="00C85B0A"/>
    <w:rsid w:val="00C86094"/>
    <w:rsid w:val="00C8624D"/>
    <w:rsid w:val="00C864FE"/>
    <w:rsid w:val="00C86597"/>
    <w:rsid w:val="00C86CF2"/>
    <w:rsid w:val="00C8708C"/>
    <w:rsid w:val="00C87585"/>
    <w:rsid w:val="00C876CF"/>
    <w:rsid w:val="00C87B1C"/>
    <w:rsid w:val="00C9058F"/>
    <w:rsid w:val="00C90795"/>
    <w:rsid w:val="00C915D6"/>
    <w:rsid w:val="00C919A4"/>
    <w:rsid w:val="00C91BB3"/>
    <w:rsid w:val="00C91EBE"/>
    <w:rsid w:val="00C92A51"/>
    <w:rsid w:val="00C939C2"/>
    <w:rsid w:val="00C93A62"/>
    <w:rsid w:val="00C93DAD"/>
    <w:rsid w:val="00C9408A"/>
    <w:rsid w:val="00C943C5"/>
    <w:rsid w:val="00C94EB5"/>
    <w:rsid w:val="00C954AA"/>
    <w:rsid w:val="00C958E4"/>
    <w:rsid w:val="00C96252"/>
    <w:rsid w:val="00C963ED"/>
    <w:rsid w:val="00C96568"/>
    <w:rsid w:val="00C967BA"/>
    <w:rsid w:val="00C96BB7"/>
    <w:rsid w:val="00CA0511"/>
    <w:rsid w:val="00CA1E27"/>
    <w:rsid w:val="00CA2513"/>
    <w:rsid w:val="00CA27CC"/>
    <w:rsid w:val="00CA3142"/>
    <w:rsid w:val="00CA405E"/>
    <w:rsid w:val="00CA4392"/>
    <w:rsid w:val="00CA4716"/>
    <w:rsid w:val="00CA4A2A"/>
    <w:rsid w:val="00CA4F01"/>
    <w:rsid w:val="00CA4F1F"/>
    <w:rsid w:val="00CA5795"/>
    <w:rsid w:val="00CA5BFB"/>
    <w:rsid w:val="00CA5CD8"/>
    <w:rsid w:val="00CA68E9"/>
    <w:rsid w:val="00CA73F3"/>
    <w:rsid w:val="00CA7686"/>
    <w:rsid w:val="00CA768E"/>
    <w:rsid w:val="00CA7985"/>
    <w:rsid w:val="00CB0472"/>
    <w:rsid w:val="00CB0583"/>
    <w:rsid w:val="00CB09B5"/>
    <w:rsid w:val="00CB0E3B"/>
    <w:rsid w:val="00CB128C"/>
    <w:rsid w:val="00CB15CC"/>
    <w:rsid w:val="00CB1704"/>
    <w:rsid w:val="00CB1F90"/>
    <w:rsid w:val="00CB22D8"/>
    <w:rsid w:val="00CB24FC"/>
    <w:rsid w:val="00CB2AE9"/>
    <w:rsid w:val="00CB32F1"/>
    <w:rsid w:val="00CB37BF"/>
    <w:rsid w:val="00CB4E6D"/>
    <w:rsid w:val="00CB527E"/>
    <w:rsid w:val="00CB5444"/>
    <w:rsid w:val="00CB5632"/>
    <w:rsid w:val="00CB5FCD"/>
    <w:rsid w:val="00CB6681"/>
    <w:rsid w:val="00CB6A26"/>
    <w:rsid w:val="00CB71CD"/>
    <w:rsid w:val="00CC0DFB"/>
    <w:rsid w:val="00CC1091"/>
    <w:rsid w:val="00CC1756"/>
    <w:rsid w:val="00CC1776"/>
    <w:rsid w:val="00CC17FC"/>
    <w:rsid w:val="00CC2177"/>
    <w:rsid w:val="00CC240A"/>
    <w:rsid w:val="00CC2AE5"/>
    <w:rsid w:val="00CC30D5"/>
    <w:rsid w:val="00CC36A3"/>
    <w:rsid w:val="00CC393F"/>
    <w:rsid w:val="00CC3B49"/>
    <w:rsid w:val="00CC3C48"/>
    <w:rsid w:val="00CC3ED2"/>
    <w:rsid w:val="00CC4369"/>
    <w:rsid w:val="00CC49FE"/>
    <w:rsid w:val="00CC4D2F"/>
    <w:rsid w:val="00CC539D"/>
    <w:rsid w:val="00CC542D"/>
    <w:rsid w:val="00CC6D9A"/>
    <w:rsid w:val="00CC7B76"/>
    <w:rsid w:val="00CC7D91"/>
    <w:rsid w:val="00CC7EB5"/>
    <w:rsid w:val="00CD02BF"/>
    <w:rsid w:val="00CD05F6"/>
    <w:rsid w:val="00CD07EF"/>
    <w:rsid w:val="00CD089F"/>
    <w:rsid w:val="00CD0CF9"/>
    <w:rsid w:val="00CD1007"/>
    <w:rsid w:val="00CD1E17"/>
    <w:rsid w:val="00CD1F4B"/>
    <w:rsid w:val="00CD2048"/>
    <w:rsid w:val="00CD2DE9"/>
    <w:rsid w:val="00CD2E91"/>
    <w:rsid w:val="00CD2FF6"/>
    <w:rsid w:val="00CD303F"/>
    <w:rsid w:val="00CD321E"/>
    <w:rsid w:val="00CD3613"/>
    <w:rsid w:val="00CD3BDA"/>
    <w:rsid w:val="00CD417D"/>
    <w:rsid w:val="00CD4B4A"/>
    <w:rsid w:val="00CD4BE2"/>
    <w:rsid w:val="00CD4E89"/>
    <w:rsid w:val="00CD5170"/>
    <w:rsid w:val="00CD5BA2"/>
    <w:rsid w:val="00CD61EF"/>
    <w:rsid w:val="00CD62C2"/>
    <w:rsid w:val="00CD62D2"/>
    <w:rsid w:val="00CD63CC"/>
    <w:rsid w:val="00CD65FD"/>
    <w:rsid w:val="00CD6937"/>
    <w:rsid w:val="00CD6BE1"/>
    <w:rsid w:val="00CD6E4A"/>
    <w:rsid w:val="00CD7151"/>
    <w:rsid w:val="00CE0BEB"/>
    <w:rsid w:val="00CE1260"/>
    <w:rsid w:val="00CE14EA"/>
    <w:rsid w:val="00CE1754"/>
    <w:rsid w:val="00CE28D3"/>
    <w:rsid w:val="00CE2E69"/>
    <w:rsid w:val="00CE2FCF"/>
    <w:rsid w:val="00CE3046"/>
    <w:rsid w:val="00CE3070"/>
    <w:rsid w:val="00CE328F"/>
    <w:rsid w:val="00CE42FF"/>
    <w:rsid w:val="00CE4A7C"/>
    <w:rsid w:val="00CE4AA9"/>
    <w:rsid w:val="00CE4B93"/>
    <w:rsid w:val="00CE50C0"/>
    <w:rsid w:val="00CE5252"/>
    <w:rsid w:val="00CE60EA"/>
    <w:rsid w:val="00CE64FA"/>
    <w:rsid w:val="00CE69B0"/>
    <w:rsid w:val="00CE6FDD"/>
    <w:rsid w:val="00CE724C"/>
    <w:rsid w:val="00CF0314"/>
    <w:rsid w:val="00CF0E96"/>
    <w:rsid w:val="00CF2245"/>
    <w:rsid w:val="00CF2D2E"/>
    <w:rsid w:val="00CF33CF"/>
    <w:rsid w:val="00CF33DC"/>
    <w:rsid w:val="00CF3913"/>
    <w:rsid w:val="00CF4021"/>
    <w:rsid w:val="00CF4143"/>
    <w:rsid w:val="00CF4B10"/>
    <w:rsid w:val="00CF4FF9"/>
    <w:rsid w:val="00CF54C7"/>
    <w:rsid w:val="00CF5C4B"/>
    <w:rsid w:val="00CF6759"/>
    <w:rsid w:val="00CF6870"/>
    <w:rsid w:val="00CF7330"/>
    <w:rsid w:val="00CF745F"/>
    <w:rsid w:val="00CF7A26"/>
    <w:rsid w:val="00CF7DE0"/>
    <w:rsid w:val="00D00741"/>
    <w:rsid w:val="00D00AE1"/>
    <w:rsid w:val="00D00BBB"/>
    <w:rsid w:val="00D00CE8"/>
    <w:rsid w:val="00D01082"/>
    <w:rsid w:val="00D022AD"/>
    <w:rsid w:val="00D02D07"/>
    <w:rsid w:val="00D031B8"/>
    <w:rsid w:val="00D038C3"/>
    <w:rsid w:val="00D03B9B"/>
    <w:rsid w:val="00D04029"/>
    <w:rsid w:val="00D05487"/>
    <w:rsid w:val="00D0555F"/>
    <w:rsid w:val="00D06301"/>
    <w:rsid w:val="00D065DF"/>
    <w:rsid w:val="00D06A77"/>
    <w:rsid w:val="00D0788A"/>
    <w:rsid w:val="00D10504"/>
    <w:rsid w:val="00D10B76"/>
    <w:rsid w:val="00D11213"/>
    <w:rsid w:val="00D113F2"/>
    <w:rsid w:val="00D1265B"/>
    <w:rsid w:val="00D12AFD"/>
    <w:rsid w:val="00D12FFD"/>
    <w:rsid w:val="00D1303E"/>
    <w:rsid w:val="00D13247"/>
    <w:rsid w:val="00D13607"/>
    <w:rsid w:val="00D13749"/>
    <w:rsid w:val="00D137A8"/>
    <w:rsid w:val="00D13FD9"/>
    <w:rsid w:val="00D141A3"/>
    <w:rsid w:val="00D14AB8"/>
    <w:rsid w:val="00D14D95"/>
    <w:rsid w:val="00D14EF2"/>
    <w:rsid w:val="00D153D0"/>
    <w:rsid w:val="00D153D5"/>
    <w:rsid w:val="00D15688"/>
    <w:rsid w:val="00D15B9C"/>
    <w:rsid w:val="00D15E00"/>
    <w:rsid w:val="00D16BFE"/>
    <w:rsid w:val="00D16DFA"/>
    <w:rsid w:val="00D17011"/>
    <w:rsid w:val="00D171A9"/>
    <w:rsid w:val="00D17405"/>
    <w:rsid w:val="00D17693"/>
    <w:rsid w:val="00D179AE"/>
    <w:rsid w:val="00D204EB"/>
    <w:rsid w:val="00D2176E"/>
    <w:rsid w:val="00D21FF1"/>
    <w:rsid w:val="00D2298C"/>
    <w:rsid w:val="00D233AB"/>
    <w:rsid w:val="00D23B9F"/>
    <w:rsid w:val="00D23BD4"/>
    <w:rsid w:val="00D24319"/>
    <w:rsid w:val="00D25148"/>
    <w:rsid w:val="00D251B7"/>
    <w:rsid w:val="00D25412"/>
    <w:rsid w:val="00D2561B"/>
    <w:rsid w:val="00D25659"/>
    <w:rsid w:val="00D25A89"/>
    <w:rsid w:val="00D26317"/>
    <w:rsid w:val="00D26935"/>
    <w:rsid w:val="00D26C64"/>
    <w:rsid w:val="00D2776F"/>
    <w:rsid w:val="00D30331"/>
    <w:rsid w:val="00D3068E"/>
    <w:rsid w:val="00D3138B"/>
    <w:rsid w:val="00D31935"/>
    <w:rsid w:val="00D31A5E"/>
    <w:rsid w:val="00D31D75"/>
    <w:rsid w:val="00D32122"/>
    <w:rsid w:val="00D322EF"/>
    <w:rsid w:val="00D325B9"/>
    <w:rsid w:val="00D32E77"/>
    <w:rsid w:val="00D32EFF"/>
    <w:rsid w:val="00D335DB"/>
    <w:rsid w:val="00D33677"/>
    <w:rsid w:val="00D33AF9"/>
    <w:rsid w:val="00D33C91"/>
    <w:rsid w:val="00D33F6B"/>
    <w:rsid w:val="00D344E3"/>
    <w:rsid w:val="00D34DB7"/>
    <w:rsid w:val="00D35EAB"/>
    <w:rsid w:val="00D36096"/>
    <w:rsid w:val="00D371A9"/>
    <w:rsid w:val="00D3784E"/>
    <w:rsid w:val="00D37ABE"/>
    <w:rsid w:val="00D37F2E"/>
    <w:rsid w:val="00D402BB"/>
    <w:rsid w:val="00D407DC"/>
    <w:rsid w:val="00D40FFC"/>
    <w:rsid w:val="00D41518"/>
    <w:rsid w:val="00D418FB"/>
    <w:rsid w:val="00D419ED"/>
    <w:rsid w:val="00D41C05"/>
    <w:rsid w:val="00D42E51"/>
    <w:rsid w:val="00D442F7"/>
    <w:rsid w:val="00D44465"/>
    <w:rsid w:val="00D4464D"/>
    <w:rsid w:val="00D4522D"/>
    <w:rsid w:val="00D45371"/>
    <w:rsid w:val="00D4564A"/>
    <w:rsid w:val="00D45650"/>
    <w:rsid w:val="00D45E2C"/>
    <w:rsid w:val="00D465C4"/>
    <w:rsid w:val="00D466BC"/>
    <w:rsid w:val="00D46774"/>
    <w:rsid w:val="00D46CC2"/>
    <w:rsid w:val="00D476C5"/>
    <w:rsid w:val="00D47FD3"/>
    <w:rsid w:val="00D5065E"/>
    <w:rsid w:val="00D50A7D"/>
    <w:rsid w:val="00D51153"/>
    <w:rsid w:val="00D514D1"/>
    <w:rsid w:val="00D523B6"/>
    <w:rsid w:val="00D523BB"/>
    <w:rsid w:val="00D5261D"/>
    <w:rsid w:val="00D53223"/>
    <w:rsid w:val="00D534F5"/>
    <w:rsid w:val="00D53B7D"/>
    <w:rsid w:val="00D5442B"/>
    <w:rsid w:val="00D54E0C"/>
    <w:rsid w:val="00D55708"/>
    <w:rsid w:val="00D559EA"/>
    <w:rsid w:val="00D55B60"/>
    <w:rsid w:val="00D55F10"/>
    <w:rsid w:val="00D56498"/>
    <w:rsid w:val="00D565A2"/>
    <w:rsid w:val="00D5671D"/>
    <w:rsid w:val="00D56A88"/>
    <w:rsid w:val="00D575F9"/>
    <w:rsid w:val="00D579A3"/>
    <w:rsid w:val="00D57C03"/>
    <w:rsid w:val="00D57E04"/>
    <w:rsid w:val="00D60515"/>
    <w:rsid w:val="00D60D57"/>
    <w:rsid w:val="00D60F44"/>
    <w:rsid w:val="00D617CA"/>
    <w:rsid w:val="00D619FC"/>
    <w:rsid w:val="00D61A73"/>
    <w:rsid w:val="00D62B43"/>
    <w:rsid w:val="00D632BE"/>
    <w:rsid w:val="00D63734"/>
    <w:rsid w:val="00D6397D"/>
    <w:rsid w:val="00D64B53"/>
    <w:rsid w:val="00D65194"/>
    <w:rsid w:val="00D6531F"/>
    <w:rsid w:val="00D653C0"/>
    <w:rsid w:val="00D65798"/>
    <w:rsid w:val="00D6595E"/>
    <w:rsid w:val="00D659A4"/>
    <w:rsid w:val="00D66AD8"/>
    <w:rsid w:val="00D66D55"/>
    <w:rsid w:val="00D67D04"/>
    <w:rsid w:val="00D7080A"/>
    <w:rsid w:val="00D710B0"/>
    <w:rsid w:val="00D713B4"/>
    <w:rsid w:val="00D719C7"/>
    <w:rsid w:val="00D729D8"/>
    <w:rsid w:val="00D72D06"/>
    <w:rsid w:val="00D72F49"/>
    <w:rsid w:val="00D73062"/>
    <w:rsid w:val="00D73459"/>
    <w:rsid w:val="00D7350C"/>
    <w:rsid w:val="00D73D88"/>
    <w:rsid w:val="00D74012"/>
    <w:rsid w:val="00D74282"/>
    <w:rsid w:val="00D745AD"/>
    <w:rsid w:val="00D74644"/>
    <w:rsid w:val="00D74E58"/>
    <w:rsid w:val="00D7522C"/>
    <w:rsid w:val="00D75241"/>
    <w:rsid w:val="00D7536F"/>
    <w:rsid w:val="00D75558"/>
    <w:rsid w:val="00D7605E"/>
    <w:rsid w:val="00D76668"/>
    <w:rsid w:val="00D77B39"/>
    <w:rsid w:val="00D77E40"/>
    <w:rsid w:val="00D80257"/>
    <w:rsid w:val="00D80651"/>
    <w:rsid w:val="00D8075C"/>
    <w:rsid w:val="00D809F0"/>
    <w:rsid w:val="00D80C1A"/>
    <w:rsid w:val="00D818C3"/>
    <w:rsid w:val="00D82369"/>
    <w:rsid w:val="00D82CF0"/>
    <w:rsid w:val="00D82DCF"/>
    <w:rsid w:val="00D83229"/>
    <w:rsid w:val="00D837F3"/>
    <w:rsid w:val="00D83C42"/>
    <w:rsid w:val="00D83C55"/>
    <w:rsid w:val="00D83CB4"/>
    <w:rsid w:val="00D83D4B"/>
    <w:rsid w:val="00D83DAA"/>
    <w:rsid w:val="00D8458A"/>
    <w:rsid w:val="00D846E4"/>
    <w:rsid w:val="00D8488F"/>
    <w:rsid w:val="00D84C4D"/>
    <w:rsid w:val="00D85730"/>
    <w:rsid w:val="00D85757"/>
    <w:rsid w:val="00D85E0E"/>
    <w:rsid w:val="00D867B7"/>
    <w:rsid w:val="00D869D6"/>
    <w:rsid w:val="00D86F48"/>
    <w:rsid w:val="00D86FF1"/>
    <w:rsid w:val="00D8749D"/>
    <w:rsid w:val="00D875D1"/>
    <w:rsid w:val="00D877BC"/>
    <w:rsid w:val="00D901F3"/>
    <w:rsid w:val="00D90481"/>
    <w:rsid w:val="00D90965"/>
    <w:rsid w:val="00D90DCF"/>
    <w:rsid w:val="00D92187"/>
    <w:rsid w:val="00D92AA7"/>
    <w:rsid w:val="00D93156"/>
    <w:rsid w:val="00D93788"/>
    <w:rsid w:val="00D93E74"/>
    <w:rsid w:val="00D93F6A"/>
    <w:rsid w:val="00D94602"/>
    <w:rsid w:val="00D9482F"/>
    <w:rsid w:val="00D948D2"/>
    <w:rsid w:val="00D9649E"/>
    <w:rsid w:val="00D965D7"/>
    <w:rsid w:val="00D96632"/>
    <w:rsid w:val="00D96F10"/>
    <w:rsid w:val="00D97209"/>
    <w:rsid w:val="00D975D7"/>
    <w:rsid w:val="00D97F12"/>
    <w:rsid w:val="00DA0372"/>
    <w:rsid w:val="00DA0A27"/>
    <w:rsid w:val="00DA0AD6"/>
    <w:rsid w:val="00DA0D03"/>
    <w:rsid w:val="00DA104D"/>
    <w:rsid w:val="00DA1789"/>
    <w:rsid w:val="00DA1D11"/>
    <w:rsid w:val="00DA2394"/>
    <w:rsid w:val="00DA295C"/>
    <w:rsid w:val="00DA2AF2"/>
    <w:rsid w:val="00DA2D3E"/>
    <w:rsid w:val="00DA3010"/>
    <w:rsid w:val="00DA30D1"/>
    <w:rsid w:val="00DA3764"/>
    <w:rsid w:val="00DA3B2A"/>
    <w:rsid w:val="00DA4327"/>
    <w:rsid w:val="00DA489C"/>
    <w:rsid w:val="00DA4982"/>
    <w:rsid w:val="00DA50DE"/>
    <w:rsid w:val="00DA5116"/>
    <w:rsid w:val="00DA5234"/>
    <w:rsid w:val="00DA539D"/>
    <w:rsid w:val="00DA6086"/>
    <w:rsid w:val="00DA6690"/>
    <w:rsid w:val="00DA672F"/>
    <w:rsid w:val="00DA6D83"/>
    <w:rsid w:val="00DA6E46"/>
    <w:rsid w:val="00DA70CA"/>
    <w:rsid w:val="00DA746A"/>
    <w:rsid w:val="00DA7753"/>
    <w:rsid w:val="00DA7C10"/>
    <w:rsid w:val="00DB0A76"/>
    <w:rsid w:val="00DB1537"/>
    <w:rsid w:val="00DB1B52"/>
    <w:rsid w:val="00DB1DAE"/>
    <w:rsid w:val="00DB1FC7"/>
    <w:rsid w:val="00DB230E"/>
    <w:rsid w:val="00DB2BC9"/>
    <w:rsid w:val="00DB2E0F"/>
    <w:rsid w:val="00DB36D1"/>
    <w:rsid w:val="00DB386B"/>
    <w:rsid w:val="00DB3C65"/>
    <w:rsid w:val="00DB401F"/>
    <w:rsid w:val="00DB42FD"/>
    <w:rsid w:val="00DB43A3"/>
    <w:rsid w:val="00DB47D9"/>
    <w:rsid w:val="00DB4BD5"/>
    <w:rsid w:val="00DB4BDB"/>
    <w:rsid w:val="00DB55E2"/>
    <w:rsid w:val="00DB5C2C"/>
    <w:rsid w:val="00DB5C96"/>
    <w:rsid w:val="00DB5E44"/>
    <w:rsid w:val="00DB69FF"/>
    <w:rsid w:val="00DB6BEE"/>
    <w:rsid w:val="00DB6CF9"/>
    <w:rsid w:val="00DB7A76"/>
    <w:rsid w:val="00DB7FC6"/>
    <w:rsid w:val="00DC0646"/>
    <w:rsid w:val="00DC0DE8"/>
    <w:rsid w:val="00DC1001"/>
    <w:rsid w:val="00DC1341"/>
    <w:rsid w:val="00DC1D7A"/>
    <w:rsid w:val="00DC2B4D"/>
    <w:rsid w:val="00DC2C75"/>
    <w:rsid w:val="00DC2EED"/>
    <w:rsid w:val="00DC34CC"/>
    <w:rsid w:val="00DC38DA"/>
    <w:rsid w:val="00DC4A00"/>
    <w:rsid w:val="00DC4CD3"/>
    <w:rsid w:val="00DC5F80"/>
    <w:rsid w:val="00DC605C"/>
    <w:rsid w:val="00DC6809"/>
    <w:rsid w:val="00DC6F19"/>
    <w:rsid w:val="00DC6F75"/>
    <w:rsid w:val="00DC73C4"/>
    <w:rsid w:val="00DC78F4"/>
    <w:rsid w:val="00DD0054"/>
    <w:rsid w:val="00DD02D7"/>
    <w:rsid w:val="00DD04A6"/>
    <w:rsid w:val="00DD0B36"/>
    <w:rsid w:val="00DD0F48"/>
    <w:rsid w:val="00DD1CC9"/>
    <w:rsid w:val="00DD1FED"/>
    <w:rsid w:val="00DD2E68"/>
    <w:rsid w:val="00DD344D"/>
    <w:rsid w:val="00DD37C8"/>
    <w:rsid w:val="00DD37D8"/>
    <w:rsid w:val="00DD3CA3"/>
    <w:rsid w:val="00DD3F31"/>
    <w:rsid w:val="00DD47CF"/>
    <w:rsid w:val="00DD4DA1"/>
    <w:rsid w:val="00DD5728"/>
    <w:rsid w:val="00DD5759"/>
    <w:rsid w:val="00DD5941"/>
    <w:rsid w:val="00DD629C"/>
    <w:rsid w:val="00DD629E"/>
    <w:rsid w:val="00DD77F4"/>
    <w:rsid w:val="00DD7F08"/>
    <w:rsid w:val="00DE01D0"/>
    <w:rsid w:val="00DE03E2"/>
    <w:rsid w:val="00DE063B"/>
    <w:rsid w:val="00DE0CAF"/>
    <w:rsid w:val="00DE0E97"/>
    <w:rsid w:val="00DE18D3"/>
    <w:rsid w:val="00DE1A7C"/>
    <w:rsid w:val="00DE1C42"/>
    <w:rsid w:val="00DE2472"/>
    <w:rsid w:val="00DE265F"/>
    <w:rsid w:val="00DE289C"/>
    <w:rsid w:val="00DE28C8"/>
    <w:rsid w:val="00DE28D2"/>
    <w:rsid w:val="00DE2DC4"/>
    <w:rsid w:val="00DE34D7"/>
    <w:rsid w:val="00DE3698"/>
    <w:rsid w:val="00DE3B60"/>
    <w:rsid w:val="00DE4B19"/>
    <w:rsid w:val="00DE5B58"/>
    <w:rsid w:val="00DE61A6"/>
    <w:rsid w:val="00DE6738"/>
    <w:rsid w:val="00DE686D"/>
    <w:rsid w:val="00DE724D"/>
    <w:rsid w:val="00DE7F08"/>
    <w:rsid w:val="00DF004E"/>
    <w:rsid w:val="00DF0835"/>
    <w:rsid w:val="00DF0C5D"/>
    <w:rsid w:val="00DF0D3C"/>
    <w:rsid w:val="00DF2155"/>
    <w:rsid w:val="00DF21E0"/>
    <w:rsid w:val="00DF24EA"/>
    <w:rsid w:val="00DF2634"/>
    <w:rsid w:val="00DF2641"/>
    <w:rsid w:val="00DF2B3A"/>
    <w:rsid w:val="00DF2E89"/>
    <w:rsid w:val="00DF2EB9"/>
    <w:rsid w:val="00DF30E9"/>
    <w:rsid w:val="00DF3881"/>
    <w:rsid w:val="00DF3B07"/>
    <w:rsid w:val="00DF3B0E"/>
    <w:rsid w:val="00DF3C39"/>
    <w:rsid w:val="00DF3D44"/>
    <w:rsid w:val="00DF3F5C"/>
    <w:rsid w:val="00DF40DA"/>
    <w:rsid w:val="00DF49B3"/>
    <w:rsid w:val="00DF4C0D"/>
    <w:rsid w:val="00DF540D"/>
    <w:rsid w:val="00DF5441"/>
    <w:rsid w:val="00DF55C9"/>
    <w:rsid w:val="00DF605E"/>
    <w:rsid w:val="00DF60F1"/>
    <w:rsid w:val="00DF73B2"/>
    <w:rsid w:val="00DF76CF"/>
    <w:rsid w:val="00DF7BCE"/>
    <w:rsid w:val="00DF7F5B"/>
    <w:rsid w:val="00E00284"/>
    <w:rsid w:val="00E003AC"/>
    <w:rsid w:val="00E00409"/>
    <w:rsid w:val="00E00E40"/>
    <w:rsid w:val="00E01174"/>
    <w:rsid w:val="00E01498"/>
    <w:rsid w:val="00E01546"/>
    <w:rsid w:val="00E017AD"/>
    <w:rsid w:val="00E01B27"/>
    <w:rsid w:val="00E01BB7"/>
    <w:rsid w:val="00E01C70"/>
    <w:rsid w:val="00E01CB0"/>
    <w:rsid w:val="00E01ECB"/>
    <w:rsid w:val="00E02F67"/>
    <w:rsid w:val="00E03064"/>
    <w:rsid w:val="00E03E07"/>
    <w:rsid w:val="00E04C3A"/>
    <w:rsid w:val="00E04E7C"/>
    <w:rsid w:val="00E04FA5"/>
    <w:rsid w:val="00E0509E"/>
    <w:rsid w:val="00E051A1"/>
    <w:rsid w:val="00E051DA"/>
    <w:rsid w:val="00E06252"/>
    <w:rsid w:val="00E06693"/>
    <w:rsid w:val="00E0700F"/>
    <w:rsid w:val="00E0721A"/>
    <w:rsid w:val="00E076C0"/>
    <w:rsid w:val="00E078B6"/>
    <w:rsid w:val="00E07F2B"/>
    <w:rsid w:val="00E102BF"/>
    <w:rsid w:val="00E10A23"/>
    <w:rsid w:val="00E10D43"/>
    <w:rsid w:val="00E11742"/>
    <w:rsid w:val="00E11969"/>
    <w:rsid w:val="00E1207D"/>
    <w:rsid w:val="00E1310B"/>
    <w:rsid w:val="00E133E2"/>
    <w:rsid w:val="00E13630"/>
    <w:rsid w:val="00E13BF5"/>
    <w:rsid w:val="00E13C07"/>
    <w:rsid w:val="00E13F13"/>
    <w:rsid w:val="00E141D5"/>
    <w:rsid w:val="00E144AB"/>
    <w:rsid w:val="00E14F60"/>
    <w:rsid w:val="00E152BC"/>
    <w:rsid w:val="00E166F2"/>
    <w:rsid w:val="00E167F2"/>
    <w:rsid w:val="00E16AA1"/>
    <w:rsid w:val="00E171B0"/>
    <w:rsid w:val="00E20104"/>
    <w:rsid w:val="00E2141E"/>
    <w:rsid w:val="00E218D5"/>
    <w:rsid w:val="00E21C05"/>
    <w:rsid w:val="00E21E40"/>
    <w:rsid w:val="00E21EA0"/>
    <w:rsid w:val="00E228F1"/>
    <w:rsid w:val="00E2315E"/>
    <w:rsid w:val="00E23221"/>
    <w:rsid w:val="00E232D0"/>
    <w:rsid w:val="00E23BD2"/>
    <w:rsid w:val="00E241A3"/>
    <w:rsid w:val="00E24B0E"/>
    <w:rsid w:val="00E24B3C"/>
    <w:rsid w:val="00E24DDD"/>
    <w:rsid w:val="00E24F3C"/>
    <w:rsid w:val="00E2516F"/>
    <w:rsid w:val="00E2560C"/>
    <w:rsid w:val="00E2590F"/>
    <w:rsid w:val="00E262E1"/>
    <w:rsid w:val="00E276B0"/>
    <w:rsid w:val="00E27CEC"/>
    <w:rsid w:val="00E27FC0"/>
    <w:rsid w:val="00E30176"/>
    <w:rsid w:val="00E3038B"/>
    <w:rsid w:val="00E30FF3"/>
    <w:rsid w:val="00E312B4"/>
    <w:rsid w:val="00E31570"/>
    <w:rsid w:val="00E31B6D"/>
    <w:rsid w:val="00E31C21"/>
    <w:rsid w:val="00E31E8D"/>
    <w:rsid w:val="00E31F87"/>
    <w:rsid w:val="00E333D2"/>
    <w:rsid w:val="00E33859"/>
    <w:rsid w:val="00E33D41"/>
    <w:rsid w:val="00E344A6"/>
    <w:rsid w:val="00E35430"/>
    <w:rsid w:val="00E355C6"/>
    <w:rsid w:val="00E3569C"/>
    <w:rsid w:val="00E3591D"/>
    <w:rsid w:val="00E359DC"/>
    <w:rsid w:val="00E360DE"/>
    <w:rsid w:val="00E36496"/>
    <w:rsid w:val="00E36911"/>
    <w:rsid w:val="00E37299"/>
    <w:rsid w:val="00E37A80"/>
    <w:rsid w:val="00E37E26"/>
    <w:rsid w:val="00E37FC8"/>
    <w:rsid w:val="00E41701"/>
    <w:rsid w:val="00E41933"/>
    <w:rsid w:val="00E41CC3"/>
    <w:rsid w:val="00E41EB5"/>
    <w:rsid w:val="00E42184"/>
    <w:rsid w:val="00E42814"/>
    <w:rsid w:val="00E42B10"/>
    <w:rsid w:val="00E42D65"/>
    <w:rsid w:val="00E43CC8"/>
    <w:rsid w:val="00E43F8F"/>
    <w:rsid w:val="00E4462E"/>
    <w:rsid w:val="00E454CB"/>
    <w:rsid w:val="00E4557F"/>
    <w:rsid w:val="00E459B1"/>
    <w:rsid w:val="00E45EB3"/>
    <w:rsid w:val="00E46667"/>
    <w:rsid w:val="00E46C2D"/>
    <w:rsid w:val="00E46D0A"/>
    <w:rsid w:val="00E47073"/>
    <w:rsid w:val="00E4755B"/>
    <w:rsid w:val="00E478EB"/>
    <w:rsid w:val="00E47DE9"/>
    <w:rsid w:val="00E505D4"/>
    <w:rsid w:val="00E50A3A"/>
    <w:rsid w:val="00E51121"/>
    <w:rsid w:val="00E51778"/>
    <w:rsid w:val="00E51D7D"/>
    <w:rsid w:val="00E51D84"/>
    <w:rsid w:val="00E51F1F"/>
    <w:rsid w:val="00E51FE5"/>
    <w:rsid w:val="00E5261F"/>
    <w:rsid w:val="00E535B5"/>
    <w:rsid w:val="00E53F28"/>
    <w:rsid w:val="00E54190"/>
    <w:rsid w:val="00E55614"/>
    <w:rsid w:val="00E5586A"/>
    <w:rsid w:val="00E55927"/>
    <w:rsid w:val="00E55E27"/>
    <w:rsid w:val="00E55EBD"/>
    <w:rsid w:val="00E56C6B"/>
    <w:rsid w:val="00E56F63"/>
    <w:rsid w:val="00E56FCA"/>
    <w:rsid w:val="00E57723"/>
    <w:rsid w:val="00E57A12"/>
    <w:rsid w:val="00E57D60"/>
    <w:rsid w:val="00E601C9"/>
    <w:rsid w:val="00E60C43"/>
    <w:rsid w:val="00E60E7C"/>
    <w:rsid w:val="00E6197F"/>
    <w:rsid w:val="00E61E12"/>
    <w:rsid w:val="00E61F5C"/>
    <w:rsid w:val="00E621C1"/>
    <w:rsid w:val="00E62353"/>
    <w:rsid w:val="00E624DF"/>
    <w:rsid w:val="00E627A9"/>
    <w:rsid w:val="00E628F4"/>
    <w:rsid w:val="00E62BA4"/>
    <w:rsid w:val="00E63623"/>
    <w:rsid w:val="00E63825"/>
    <w:rsid w:val="00E63B3A"/>
    <w:rsid w:val="00E63B54"/>
    <w:rsid w:val="00E643A3"/>
    <w:rsid w:val="00E64A79"/>
    <w:rsid w:val="00E657CA"/>
    <w:rsid w:val="00E65CE8"/>
    <w:rsid w:val="00E6684A"/>
    <w:rsid w:val="00E67A33"/>
    <w:rsid w:val="00E700F2"/>
    <w:rsid w:val="00E71358"/>
    <w:rsid w:val="00E71409"/>
    <w:rsid w:val="00E717A0"/>
    <w:rsid w:val="00E729D9"/>
    <w:rsid w:val="00E72DB3"/>
    <w:rsid w:val="00E7318D"/>
    <w:rsid w:val="00E7348D"/>
    <w:rsid w:val="00E73555"/>
    <w:rsid w:val="00E7365C"/>
    <w:rsid w:val="00E7373D"/>
    <w:rsid w:val="00E737A0"/>
    <w:rsid w:val="00E738A2"/>
    <w:rsid w:val="00E7393C"/>
    <w:rsid w:val="00E739DC"/>
    <w:rsid w:val="00E74307"/>
    <w:rsid w:val="00E7437D"/>
    <w:rsid w:val="00E745AA"/>
    <w:rsid w:val="00E7596C"/>
    <w:rsid w:val="00E762E8"/>
    <w:rsid w:val="00E763CB"/>
    <w:rsid w:val="00E7667C"/>
    <w:rsid w:val="00E769FB"/>
    <w:rsid w:val="00E76DAF"/>
    <w:rsid w:val="00E77270"/>
    <w:rsid w:val="00E772C3"/>
    <w:rsid w:val="00E77808"/>
    <w:rsid w:val="00E80D9F"/>
    <w:rsid w:val="00E81055"/>
    <w:rsid w:val="00E81622"/>
    <w:rsid w:val="00E81E12"/>
    <w:rsid w:val="00E81E5E"/>
    <w:rsid w:val="00E82433"/>
    <w:rsid w:val="00E8287F"/>
    <w:rsid w:val="00E82E62"/>
    <w:rsid w:val="00E83358"/>
    <w:rsid w:val="00E834B4"/>
    <w:rsid w:val="00E83986"/>
    <w:rsid w:val="00E83E24"/>
    <w:rsid w:val="00E8444F"/>
    <w:rsid w:val="00E8477C"/>
    <w:rsid w:val="00E84900"/>
    <w:rsid w:val="00E84B6F"/>
    <w:rsid w:val="00E85312"/>
    <w:rsid w:val="00E85650"/>
    <w:rsid w:val="00E85782"/>
    <w:rsid w:val="00E861D5"/>
    <w:rsid w:val="00E866BC"/>
    <w:rsid w:val="00E876D7"/>
    <w:rsid w:val="00E8771D"/>
    <w:rsid w:val="00E877BE"/>
    <w:rsid w:val="00E878F2"/>
    <w:rsid w:val="00E87C56"/>
    <w:rsid w:val="00E90071"/>
    <w:rsid w:val="00E90259"/>
    <w:rsid w:val="00E90364"/>
    <w:rsid w:val="00E90F9B"/>
    <w:rsid w:val="00E9156D"/>
    <w:rsid w:val="00E91BE5"/>
    <w:rsid w:val="00E91D75"/>
    <w:rsid w:val="00E92B3B"/>
    <w:rsid w:val="00E92D7B"/>
    <w:rsid w:val="00E93EC3"/>
    <w:rsid w:val="00E94E05"/>
    <w:rsid w:val="00E95224"/>
    <w:rsid w:val="00E956D0"/>
    <w:rsid w:val="00E961AF"/>
    <w:rsid w:val="00E96510"/>
    <w:rsid w:val="00E96529"/>
    <w:rsid w:val="00E96577"/>
    <w:rsid w:val="00E966CA"/>
    <w:rsid w:val="00E967B9"/>
    <w:rsid w:val="00E968DA"/>
    <w:rsid w:val="00E96E8A"/>
    <w:rsid w:val="00E96F69"/>
    <w:rsid w:val="00E970EC"/>
    <w:rsid w:val="00E972DF"/>
    <w:rsid w:val="00E97790"/>
    <w:rsid w:val="00E97880"/>
    <w:rsid w:val="00E978DF"/>
    <w:rsid w:val="00E97B81"/>
    <w:rsid w:val="00E97E9F"/>
    <w:rsid w:val="00EA0329"/>
    <w:rsid w:val="00EA0B0F"/>
    <w:rsid w:val="00EA0FCB"/>
    <w:rsid w:val="00EA1138"/>
    <w:rsid w:val="00EA210C"/>
    <w:rsid w:val="00EA25B1"/>
    <w:rsid w:val="00EA2940"/>
    <w:rsid w:val="00EA38C7"/>
    <w:rsid w:val="00EA40C9"/>
    <w:rsid w:val="00EA43DC"/>
    <w:rsid w:val="00EA453A"/>
    <w:rsid w:val="00EA4A29"/>
    <w:rsid w:val="00EA4D78"/>
    <w:rsid w:val="00EA4EA4"/>
    <w:rsid w:val="00EA5265"/>
    <w:rsid w:val="00EA60AE"/>
    <w:rsid w:val="00EA60CD"/>
    <w:rsid w:val="00EA68BE"/>
    <w:rsid w:val="00EA7079"/>
    <w:rsid w:val="00EA7224"/>
    <w:rsid w:val="00EA732C"/>
    <w:rsid w:val="00EA77D3"/>
    <w:rsid w:val="00EB0051"/>
    <w:rsid w:val="00EB07D4"/>
    <w:rsid w:val="00EB0C3D"/>
    <w:rsid w:val="00EB0E25"/>
    <w:rsid w:val="00EB1342"/>
    <w:rsid w:val="00EB1416"/>
    <w:rsid w:val="00EB20F9"/>
    <w:rsid w:val="00EB21AF"/>
    <w:rsid w:val="00EB23CA"/>
    <w:rsid w:val="00EB2CBF"/>
    <w:rsid w:val="00EB32F0"/>
    <w:rsid w:val="00EB34AF"/>
    <w:rsid w:val="00EB3B20"/>
    <w:rsid w:val="00EB4394"/>
    <w:rsid w:val="00EB48CA"/>
    <w:rsid w:val="00EB4939"/>
    <w:rsid w:val="00EB49B9"/>
    <w:rsid w:val="00EB4B2D"/>
    <w:rsid w:val="00EB4CEB"/>
    <w:rsid w:val="00EB4DFE"/>
    <w:rsid w:val="00EB5159"/>
    <w:rsid w:val="00EB5B59"/>
    <w:rsid w:val="00EB60EE"/>
    <w:rsid w:val="00EB6544"/>
    <w:rsid w:val="00EB6ECB"/>
    <w:rsid w:val="00EB77AD"/>
    <w:rsid w:val="00EB783B"/>
    <w:rsid w:val="00EC0B7C"/>
    <w:rsid w:val="00EC0BB7"/>
    <w:rsid w:val="00EC0DA8"/>
    <w:rsid w:val="00EC0EB7"/>
    <w:rsid w:val="00EC1191"/>
    <w:rsid w:val="00EC334B"/>
    <w:rsid w:val="00EC37C3"/>
    <w:rsid w:val="00EC41F0"/>
    <w:rsid w:val="00EC433A"/>
    <w:rsid w:val="00EC45E4"/>
    <w:rsid w:val="00EC4EE4"/>
    <w:rsid w:val="00EC6561"/>
    <w:rsid w:val="00EC6938"/>
    <w:rsid w:val="00EC782B"/>
    <w:rsid w:val="00ED0149"/>
    <w:rsid w:val="00ED070F"/>
    <w:rsid w:val="00ED0C54"/>
    <w:rsid w:val="00ED0DDA"/>
    <w:rsid w:val="00ED1322"/>
    <w:rsid w:val="00ED1A1A"/>
    <w:rsid w:val="00ED214B"/>
    <w:rsid w:val="00ED23BA"/>
    <w:rsid w:val="00ED247C"/>
    <w:rsid w:val="00ED2577"/>
    <w:rsid w:val="00ED2585"/>
    <w:rsid w:val="00ED25A3"/>
    <w:rsid w:val="00ED26BC"/>
    <w:rsid w:val="00ED2AB2"/>
    <w:rsid w:val="00ED4214"/>
    <w:rsid w:val="00ED496A"/>
    <w:rsid w:val="00ED4A97"/>
    <w:rsid w:val="00ED4B04"/>
    <w:rsid w:val="00ED4C04"/>
    <w:rsid w:val="00ED4C54"/>
    <w:rsid w:val="00ED5B25"/>
    <w:rsid w:val="00ED65B4"/>
    <w:rsid w:val="00ED6A02"/>
    <w:rsid w:val="00ED7245"/>
    <w:rsid w:val="00ED7492"/>
    <w:rsid w:val="00ED7CD9"/>
    <w:rsid w:val="00ED7DD9"/>
    <w:rsid w:val="00EE06A7"/>
    <w:rsid w:val="00EE0C60"/>
    <w:rsid w:val="00EE0DF8"/>
    <w:rsid w:val="00EE152F"/>
    <w:rsid w:val="00EE1E28"/>
    <w:rsid w:val="00EE26A0"/>
    <w:rsid w:val="00EE27FA"/>
    <w:rsid w:val="00EE32C3"/>
    <w:rsid w:val="00EE3460"/>
    <w:rsid w:val="00EE352D"/>
    <w:rsid w:val="00EE41A1"/>
    <w:rsid w:val="00EE4ACC"/>
    <w:rsid w:val="00EE4C3D"/>
    <w:rsid w:val="00EE548A"/>
    <w:rsid w:val="00EE5DCC"/>
    <w:rsid w:val="00EE5EB0"/>
    <w:rsid w:val="00EE659D"/>
    <w:rsid w:val="00EE7866"/>
    <w:rsid w:val="00EE7BB5"/>
    <w:rsid w:val="00EF0095"/>
    <w:rsid w:val="00EF0BD4"/>
    <w:rsid w:val="00EF0E95"/>
    <w:rsid w:val="00EF1065"/>
    <w:rsid w:val="00EF1D3F"/>
    <w:rsid w:val="00EF20A7"/>
    <w:rsid w:val="00EF211A"/>
    <w:rsid w:val="00EF2237"/>
    <w:rsid w:val="00EF23EB"/>
    <w:rsid w:val="00EF26AB"/>
    <w:rsid w:val="00EF2898"/>
    <w:rsid w:val="00EF5C31"/>
    <w:rsid w:val="00EF7240"/>
    <w:rsid w:val="00EF76A1"/>
    <w:rsid w:val="00EF7AD0"/>
    <w:rsid w:val="00EF7DBB"/>
    <w:rsid w:val="00EF7DE3"/>
    <w:rsid w:val="00F0085B"/>
    <w:rsid w:val="00F00AB8"/>
    <w:rsid w:val="00F00ED5"/>
    <w:rsid w:val="00F0186C"/>
    <w:rsid w:val="00F01DB0"/>
    <w:rsid w:val="00F01F2C"/>
    <w:rsid w:val="00F0204C"/>
    <w:rsid w:val="00F023C8"/>
    <w:rsid w:val="00F02DD4"/>
    <w:rsid w:val="00F03054"/>
    <w:rsid w:val="00F03103"/>
    <w:rsid w:val="00F03706"/>
    <w:rsid w:val="00F037D7"/>
    <w:rsid w:val="00F03C5B"/>
    <w:rsid w:val="00F040C1"/>
    <w:rsid w:val="00F04648"/>
    <w:rsid w:val="00F04D3D"/>
    <w:rsid w:val="00F05FE9"/>
    <w:rsid w:val="00F0753B"/>
    <w:rsid w:val="00F077C8"/>
    <w:rsid w:val="00F101A6"/>
    <w:rsid w:val="00F10740"/>
    <w:rsid w:val="00F109D8"/>
    <w:rsid w:val="00F119B8"/>
    <w:rsid w:val="00F12764"/>
    <w:rsid w:val="00F12848"/>
    <w:rsid w:val="00F12CE3"/>
    <w:rsid w:val="00F13244"/>
    <w:rsid w:val="00F13253"/>
    <w:rsid w:val="00F136B1"/>
    <w:rsid w:val="00F13E79"/>
    <w:rsid w:val="00F149F8"/>
    <w:rsid w:val="00F153DF"/>
    <w:rsid w:val="00F15498"/>
    <w:rsid w:val="00F15A66"/>
    <w:rsid w:val="00F15D4C"/>
    <w:rsid w:val="00F15D67"/>
    <w:rsid w:val="00F1653B"/>
    <w:rsid w:val="00F176A2"/>
    <w:rsid w:val="00F179E3"/>
    <w:rsid w:val="00F17A60"/>
    <w:rsid w:val="00F17B64"/>
    <w:rsid w:val="00F17CD5"/>
    <w:rsid w:val="00F17F5F"/>
    <w:rsid w:val="00F20605"/>
    <w:rsid w:val="00F21309"/>
    <w:rsid w:val="00F21CB3"/>
    <w:rsid w:val="00F22222"/>
    <w:rsid w:val="00F22872"/>
    <w:rsid w:val="00F22DDC"/>
    <w:rsid w:val="00F23E35"/>
    <w:rsid w:val="00F23EF0"/>
    <w:rsid w:val="00F2473E"/>
    <w:rsid w:val="00F24C90"/>
    <w:rsid w:val="00F261DB"/>
    <w:rsid w:val="00F262F9"/>
    <w:rsid w:val="00F2667D"/>
    <w:rsid w:val="00F26D02"/>
    <w:rsid w:val="00F26D66"/>
    <w:rsid w:val="00F270A0"/>
    <w:rsid w:val="00F271DE"/>
    <w:rsid w:val="00F272F6"/>
    <w:rsid w:val="00F275AC"/>
    <w:rsid w:val="00F27745"/>
    <w:rsid w:val="00F27CEF"/>
    <w:rsid w:val="00F3021C"/>
    <w:rsid w:val="00F306BC"/>
    <w:rsid w:val="00F308BF"/>
    <w:rsid w:val="00F30A05"/>
    <w:rsid w:val="00F320FA"/>
    <w:rsid w:val="00F32B4C"/>
    <w:rsid w:val="00F32D9C"/>
    <w:rsid w:val="00F32F76"/>
    <w:rsid w:val="00F32FE8"/>
    <w:rsid w:val="00F3338D"/>
    <w:rsid w:val="00F33C5C"/>
    <w:rsid w:val="00F34421"/>
    <w:rsid w:val="00F34601"/>
    <w:rsid w:val="00F3475A"/>
    <w:rsid w:val="00F3480D"/>
    <w:rsid w:val="00F34AAB"/>
    <w:rsid w:val="00F34B15"/>
    <w:rsid w:val="00F355B0"/>
    <w:rsid w:val="00F35738"/>
    <w:rsid w:val="00F35A3D"/>
    <w:rsid w:val="00F35BF0"/>
    <w:rsid w:val="00F35C81"/>
    <w:rsid w:val="00F360DB"/>
    <w:rsid w:val="00F36440"/>
    <w:rsid w:val="00F36515"/>
    <w:rsid w:val="00F3653C"/>
    <w:rsid w:val="00F366F8"/>
    <w:rsid w:val="00F36B22"/>
    <w:rsid w:val="00F36DB1"/>
    <w:rsid w:val="00F3767D"/>
    <w:rsid w:val="00F37D1C"/>
    <w:rsid w:val="00F40B54"/>
    <w:rsid w:val="00F422B7"/>
    <w:rsid w:val="00F42A8A"/>
    <w:rsid w:val="00F433F3"/>
    <w:rsid w:val="00F4349B"/>
    <w:rsid w:val="00F436B4"/>
    <w:rsid w:val="00F44590"/>
    <w:rsid w:val="00F44781"/>
    <w:rsid w:val="00F44A4E"/>
    <w:rsid w:val="00F44BC7"/>
    <w:rsid w:val="00F44F94"/>
    <w:rsid w:val="00F45549"/>
    <w:rsid w:val="00F4592E"/>
    <w:rsid w:val="00F45A13"/>
    <w:rsid w:val="00F45BA2"/>
    <w:rsid w:val="00F46DCB"/>
    <w:rsid w:val="00F4758B"/>
    <w:rsid w:val="00F50248"/>
    <w:rsid w:val="00F50BFD"/>
    <w:rsid w:val="00F516BE"/>
    <w:rsid w:val="00F51A74"/>
    <w:rsid w:val="00F51C65"/>
    <w:rsid w:val="00F51D3F"/>
    <w:rsid w:val="00F525C5"/>
    <w:rsid w:val="00F5264F"/>
    <w:rsid w:val="00F52CFB"/>
    <w:rsid w:val="00F5355B"/>
    <w:rsid w:val="00F539EF"/>
    <w:rsid w:val="00F53D31"/>
    <w:rsid w:val="00F542AD"/>
    <w:rsid w:val="00F544EB"/>
    <w:rsid w:val="00F54AC0"/>
    <w:rsid w:val="00F54B80"/>
    <w:rsid w:val="00F54E0E"/>
    <w:rsid w:val="00F54F77"/>
    <w:rsid w:val="00F55570"/>
    <w:rsid w:val="00F55665"/>
    <w:rsid w:val="00F5568E"/>
    <w:rsid w:val="00F558AB"/>
    <w:rsid w:val="00F5597C"/>
    <w:rsid w:val="00F55E54"/>
    <w:rsid w:val="00F56587"/>
    <w:rsid w:val="00F569E1"/>
    <w:rsid w:val="00F56AA7"/>
    <w:rsid w:val="00F57160"/>
    <w:rsid w:val="00F571C5"/>
    <w:rsid w:val="00F57683"/>
    <w:rsid w:val="00F57B5F"/>
    <w:rsid w:val="00F57D7A"/>
    <w:rsid w:val="00F57E3E"/>
    <w:rsid w:val="00F6043E"/>
    <w:rsid w:val="00F60CD9"/>
    <w:rsid w:val="00F60EE2"/>
    <w:rsid w:val="00F6130B"/>
    <w:rsid w:val="00F6134E"/>
    <w:rsid w:val="00F614C9"/>
    <w:rsid w:val="00F61B28"/>
    <w:rsid w:val="00F62007"/>
    <w:rsid w:val="00F625F2"/>
    <w:rsid w:val="00F627DA"/>
    <w:rsid w:val="00F62855"/>
    <w:rsid w:val="00F62873"/>
    <w:rsid w:val="00F62BDD"/>
    <w:rsid w:val="00F62FAD"/>
    <w:rsid w:val="00F63837"/>
    <w:rsid w:val="00F6414A"/>
    <w:rsid w:val="00F642C1"/>
    <w:rsid w:val="00F64574"/>
    <w:rsid w:val="00F646B3"/>
    <w:rsid w:val="00F656C4"/>
    <w:rsid w:val="00F657FB"/>
    <w:rsid w:val="00F6633C"/>
    <w:rsid w:val="00F66803"/>
    <w:rsid w:val="00F66A23"/>
    <w:rsid w:val="00F66D12"/>
    <w:rsid w:val="00F6753A"/>
    <w:rsid w:val="00F67612"/>
    <w:rsid w:val="00F67815"/>
    <w:rsid w:val="00F67D33"/>
    <w:rsid w:val="00F703D8"/>
    <w:rsid w:val="00F70590"/>
    <w:rsid w:val="00F719BB"/>
    <w:rsid w:val="00F71BD3"/>
    <w:rsid w:val="00F71F2B"/>
    <w:rsid w:val="00F7216B"/>
    <w:rsid w:val="00F722E0"/>
    <w:rsid w:val="00F726CA"/>
    <w:rsid w:val="00F7288F"/>
    <w:rsid w:val="00F7340C"/>
    <w:rsid w:val="00F73685"/>
    <w:rsid w:val="00F73C3F"/>
    <w:rsid w:val="00F73EE8"/>
    <w:rsid w:val="00F74AF9"/>
    <w:rsid w:val="00F74BCB"/>
    <w:rsid w:val="00F74C6E"/>
    <w:rsid w:val="00F75956"/>
    <w:rsid w:val="00F75CF4"/>
    <w:rsid w:val="00F764F9"/>
    <w:rsid w:val="00F7663E"/>
    <w:rsid w:val="00F76B2C"/>
    <w:rsid w:val="00F76B3E"/>
    <w:rsid w:val="00F76B72"/>
    <w:rsid w:val="00F77084"/>
    <w:rsid w:val="00F772A5"/>
    <w:rsid w:val="00F774B7"/>
    <w:rsid w:val="00F802D0"/>
    <w:rsid w:val="00F8057F"/>
    <w:rsid w:val="00F80636"/>
    <w:rsid w:val="00F8086F"/>
    <w:rsid w:val="00F80CFF"/>
    <w:rsid w:val="00F814C9"/>
    <w:rsid w:val="00F817EA"/>
    <w:rsid w:val="00F818D4"/>
    <w:rsid w:val="00F81A92"/>
    <w:rsid w:val="00F81AFE"/>
    <w:rsid w:val="00F81E76"/>
    <w:rsid w:val="00F82133"/>
    <w:rsid w:val="00F822B3"/>
    <w:rsid w:val="00F826B2"/>
    <w:rsid w:val="00F82A07"/>
    <w:rsid w:val="00F82B93"/>
    <w:rsid w:val="00F83992"/>
    <w:rsid w:val="00F83AF4"/>
    <w:rsid w:val="00F83C06"/>
    <w:rsid w:val="00F83C69"/>
    <w:rsid w:val="00F83C7B"/>
    <w:rsid w:val="00F84624"/>
    <w:rsid w:val="00F846F8"/>
    <w:rsid w:val="00F847A6"/>
    <w:rsid w:val="00F84866"/>
    <w:rsid w:val="00F84992"/>
    <w:rsid w:val="00F851A3"/>
    <w:rsid w:val="00F851B1"/>
    <w:rsid w:val="00F85C60"/>
    <w:rsid w:val="00F85F20"/>
    <w:rsid w:val="00F860F1"/>
    <w:rsid w:val="00F8610D"/>
    <w:rsid w:val="00F867AC"/>
    <w:rsid w:val="00F869AC"/>
    <w:rsid w:val="00F86AEB"/>
    <w:rsid w:val="00F86F90"/>
    <w:rsid w:val="00F872D5"/>
    <w:rsid w:val="00F87D38"/>
    <w:rsid w:val="00F87F12"/>
    <w:rsid w:val="00F9015F"/>
    <w:rsid w:val="00F9023C"/>
    <w:rsid w:val="00F90562"/>
    <w:rsid w:val="00F9091E"/>
    <w:rsid w:val="00F909B4"/>
    <w:rsid w:val="00F914B3"/>
    <w:rsid w:val="00F91C7C"/>
    <w:rsid w:val="00F92202"/>
    <w:rsid w:val="00F92A12"/>
    <w:rsid w:val="00F931F8"/>
    <w:rsid w:val="00F9338C"/>
    <w:rsid w:val="00F93C57"/>
    <w:rsid w:val="00F93CE1"/>
    <w:rsid w:val="00F943C6"/>
    <w:rsid w:val="00F9441B"/>
    <w:rsid w:val="00F94E0A"/>
    <w:rsid w:val="00F957C5"/>
    <w:rsid w:val="00F95820"/>
    <w:rsid w:val="00F958FB"/>
    <w:rsid w:val="00F95FD3"/>
    <w:rsid w:val="00F96569"/>
    <w:rsid w:val="00F96D8A"/>
    <w:rsid w:val="00F96FA8"/>
    <w:rsid w:val="00F97210"/>
    <w:rsid w:val="00F9776C"/>
    <w:rsid w:val="00F979F1"/>
    <w:rsid w:val="00F97CDE"/>
    <w:rsid w:val="00FA0330"/>
    <w:rsid w:val="00FA0687"/>
    <w:rsid w:val="00FA091C"/>
    <w:rsid w:val="00FA0FBE"/>
    <w:rsid w:val="00FA1FEC"/>
    <w:rsid w:val="00FA2119"/>
    <w:rsid w:val="00FA2776"/>
    <w:rsid w:val="00FA32AC"/>
    <w:rsid w:val="00FA35E8"/>
    <w:rsid w:val="00FA3C37"/>
    <w:rsid w:val="00FA3E3D"/>
    <w:rsid w:val="00FA4693"/>
    <w:rsid w:val="00FA4B92"/>
    <w:rsid w:val="00FA4C32"/>
    <w:rsid w:val="00FA5123"/>
    <w:rsid w:val="00FA51EE"/>
    <w:rsid w:val="00FA58DE"/>
    <w:rsid w:val="00FA5EDB"/>
    <w:rsid w:val="00FA6610"/>
    <w:rsid w:val="00FA6BE0"/>
    <w:rsid w:val="00FA6E2C"/>
    <w:rsid w:val="00FA6E43"/>
    <w:rsid w:val="00FA6F9E"/>
    <w:rsid w:val="00FA7033"/>
    <w:rsid w:val="00FB051E"/>
    <w:rsid w:val="00FB09AA"/>
    <w:rsid w:val="00FB14E8"/>
    <w:rsid w:val="00FB1556"/>
    <w:rsid w:val="00FB1635"/>
    <w:rsid w:val="00FB2063"/>
    <w:rsid w:val="00FB207A"/>
    <w:rsid w:val="00FB29DD"/>
    <w:rsid w:val="00FB2EE7"/>
    <w:rsid w:val="00FB308F"/>
    <w:rsid w:val="00FB3417"/>
    <w:rsid w:val="00FB44E3"/>
    <w:rsid w:val="00FB452F"/>
    <w:rsid w:val="00FB4565"/>
    <w:rsid w:val="00FB4611"/>
    <w:rsid w:val="00FB48E1"/>
    <w:rsid w:val="00FB55B9"/>
    <w:rsid w:val="00FB6B01"/>
    <w:rsid w:val="00FB7A93"/>
    <w:rsid w:val="00FC0779"/>
    <w:rsid w:val="00FC0790"/>
    <w:rsid w:val="00FC0BC7"/>
    <w:rsid w:val="00FC0BDC"/>
    <w:rsid w:val="00FC0CB0"/>
    <w:rsid w:val="00FC1623"/>
    <w:rsid w:val="00FC2DD4"/>
    <w:rsid w:val="00FC3127"/>
    <w:rsid w:val="00FC36D9"/>
    <w:rsid w:val="00FC3BF7"/>
    <w:rsid w:val="00FC4086"/>
    <w:rsid w:val="00FC49DF"/>
    <w:rsid w:val="00FC5048"/>
    <w:rsid w:val="00FC51E8"/>
    <w:rsid w:val="00FC550F"/>
    <w:rsid w:val="00FC5BD8"/>
    <w:rsid w:val="00FC5D33"/>
    <w:rsid w:val="00FC5FE3"/>
    <w:rsid w:val="00FC6676"/>
    <w:rsid w:val="00FC6764"/>
    <w:rsid w:val="00FC6CA2"/>
    <w:rsid w:val="00FC70A5"/>
    <w:rsid w:val="00FC7232"/>
    <w:rsid w:val="00FC7E39"/>
    <w:rsid w:val="00FD0408"/>
    <w:rsid w:val="00FD0458"/>
    <w:rsid w:val="00FD086A"/>
    <w:rsid w:val="00FD1256"/>
    <w:rsid w:val="00FD19DA"/>
    <w:rsid w:val="00FD2219"/>
    <w:rsid w:val="00FD27D1"/>
    <w:rsid w:val="00FD3035"/>
    <w:rsid w:val="00FD3A8E"/>
    <w:rsid w:val="00FD3D6B"/>
    <w:rsid w:val="00FD3F12"/>
    <w:rsid w:val="00FD40FD"/>
    <w:rsid w:val="00FD4B58"/>
    <w:rsid w:val="00FD4FBA"/>
    <w:rsid w:val="00FD57A5"/>
    <w:rsid w:val="00FD5C50"/>
    <w:rsid w:val="00FD6C2F"/>
    <w:rsid w:val="00FD7BAF"/>
    <w:rsid w:val="00FD7F66"/>
    <w:rsid w:val="00FE004F"/>
    <w:rsid w:val="00FE07A6"/>
    <w:rsid w:val="00FE1687"/>
    <w:rsid w:val="00FE17C4"/>
    <w:rsid w:val="00FE1B3C"/>
    <w:rsid w:val="00FE23E2"/>
    <w:rsid w:val="00FE24C5"/>
    <w:rsid w:val="00FE2AE1"/>
    <w:rsid w:val="00FE2EEC"/>
    <w:rsid w:val="00FE2F5C"/>
    <w:rsid w:val="00FE323F"/>
    <w:rsid w:val="00FE3AA1"/>
    <w:rsid w:val="00FE487E"/>
    <w:rsid w:val="00FE4917"/>
    <w:rsid w:val="00FE4B23"/>
    <w:rsid w:val="00FE5006"/>
    <w:rsid w:val="00FE536F"/>
    <w:rsid w:val="00FE568F"/>
    <w:rsid w:val="00FE5A13"/>
    <w:rsid w:val="00FE5DBC"/>
    <w:rsid w:val="00FE5E8E"/>
    <w:rsid w:val="00FE7114"/>
    <w:rsid w:val="00FE7D31"/>
    <w:rsid w:val="00FE7E5F"/>
    <w:rsid w:val="00FF0176"/>
    <w:rsid w:val="00FF029E"/>
    <w:rsid w:val="00FF096B"/>
    <w:rsid w:val="00FF101A"/>
    <w:rsid w:val="00FF1E9D"/>
    <w:rsid w:val="00FF1EA0"/>
    <w:rsid w:val="00FF2108"/>
    <w:rsid w:val="00FF262C"/>
    <w:rsid w:val="00FF3417"/>
    <w:rsid w:val="00FF3C95"/>
    <w:rsid w:val="00FF3E90"/>
    <w:rsid w:val="00FF4042"/>
    <w:rsid w:val="00FF457E"/>
    <w:rsid w:val="00FF45CC"/>
    <w:rsid w:val="00FF460E"/>
    <w:rsid w:val="00FF4716"/>
    <w:rsid w:val="00FF4875"/>
    <w:rsid w:val="00FF4884"/>
    <w:rsid w:val="00FF4B89"/>
    <w:rsid w:val="00FF4CCE"/>
    <w:rsid w:val="00FF519E"/>
    <w:rsid w:val="00FF51DE"/>
    <w:rsid w:val="00FF57F7"/>
    <w:rsid w:val="00FF64A5"/>
    <w:rsid w:val="00FF6B57"/>
    <w:rsid w:val="00FF6CC0"/>
    <w:rsid w:val="00FF6D29"/>
    <w:rsid w:val="00FF6EE4"/>
    <w:rsid w:val="00FF6FCF"/>
    <w:rsid w:val="00FF7408"/>
    <w:rsid w:val="0C7FC0B5"/>
    <w:rsid w:val="0F3C0BFB"/>
    <w:rsid w:val="2383D927"/>
    <w:rsid w:val="29248BE8"/>
    <w:rsid w:val="30CE5144"/>
    <w:rsid w:val="35CF02E1"/>
    <w:rsid w:val="3B1F7A24"/>
    <w:rsid w:val="4C48DAB6"/>
    <w:rsid w:val="4DD27BA6"/>
    <w:rsid w:val="5B79D88E"/>
    <w:rsid w:val="5D0EB7DC"/>
    <w:rsid w:val="5F042A32"/>
    <w:rsid w:val="5F9AE4F3"/>
    <w:rsid w:val="6223E4C8"/>
    <w:rsid w:val="631C6C0C"/>
    <w:rsid w:val="6ADA9A77"/>
    <w:rsid w:val="6EAF3852"/>
    <w:rsid w:val="6FBAFE36"/>
    <w:rsid w:val="700A0771"/>
    <w:rsid w:val="70DC311C"/>
    <w:rsid w:val="713A9962"/>
    <w:rsid w:val="75206EB0"/>
    <w:rsid w:val="757A4B4F"/>
    <w:rsid w:val="76CAACC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8F91EC"/>
  <w15:chartTrackingRefBased/>
  <w15:docId w15:val="{B516AC8E-6059-4996-AB07-F533C1344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Cit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D2EDE"/>
    <w:pPr>
      <w:tabs>
        <w:tab w:val="left" w:pos="425"/>
      </w:tabs>
      <w:jc w:val="both"/>
    </w:pPr>
  </w:style>
  <w:style w:type="paragraph" w:styleId="Heading1">
    <w:name w:val="heading 1"/>
    <w:basedOn w:val="Normal"/>
    <w:next w:val="Normal"/>
    <w:link w:val="Heading1Char"/>
    <w:qFormat/>
    <w:rsid w:val="008E14B6"/>
    <w:pPr>
      <w:keepNext/>
      <w:keepLines/>
      <w:numPr>
        <w:numId w:val="4"/>
      </w:numPr>
      <w:tabs>
        <w:tab w:val="left" w:pos="216"/>
      </w:tabs>
      <w:spacing w:before="160" w:after="80"/>
      <w:jc w:val="center"/>
      <w:outlineLvl w:val="0"/>
    </w:pPr>
    <w:rPr>
      <w:smallCaps/>
      <w:noProof/>
    </w:rPr>
  </w:style>
  <w:style w:type="paragraph" w:styleId="Heading2">
    <w:name w:val="heading 2"/>
    <w:basedOn w:val="Normal"/>
    <w:next w:val="Normal"/>
    <w:link w:val="Heading2Char"/>
    <w:qFormat/>
    <w:rsid w:val="0075097B"/>
    <w:pPr>
      <w:keepNext/>
      <w:keepLines/>
      <w:numPr>
        <w:ilvl w:val="1"/>
        <w:numId w:val="4"/>
      </w:numPr>
      <w:spacing w:before="120" w:after="60"/>
      <w:jc w:val="center"/>
      <w:outlineLvl w:val="1"/>
    </w:pPr>
    <w:rPr>
      <w:i/>
      <w:iCs/>
      <w:noProof/>
    </w:rPr>
  </w:style>
  <w:style w:type="paragraph" w:styleId="Heading3">
    <w:name w:val="heading 3"/>
    <w:basedOn w:val="Normal"/>
    <w:next w:val="Normal"/>
    <w:qFormat/>
    <w:rsid w:val="00794804"/>
    <w:pPr>
      <w:numPr>
        <w:ilvl w:val="2"/>
        <w:numId w:val="4"/>
      </w:numPr>
      <w:spacing w:line="240" w:lineRule="exact"/>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notion-enable-hover">
    <w:name w:val="notion-enable-hover"/>
    <w:basedOn w:val="DefaultParagraphFont"/>
    <w:rsid w:val="00E63623"/>
  </w:style>
  <w:style w:type="character" w:customStyle="1" w:styleId="Heading1Char">
    <w:name w:val="Heading 1 Char"/>
    <w:basedOn w:val="DefaultParagraphFont"/>
    <w:link w:val="Heading1"/>
    <w:rsid w:val="00DB36D1"/>
    <w:rPr>
      <w:smallCaps/>
      <w:noProof/>
    </w:rPr>
  </w:style>
  <w:style w:type="character" w:styleId="PlaceholderText">
    <w:name w:val="Placeholder Text"/>
    <w:basedOn w:val="DefaultParagraphFont"/>
    <w:uiPriority w:val="99"/>
    <w:semiHidden/>
    <w:rsid w:val="00CB128C"/>
    <w:rPr>
      <w:color w:val="808080"/>
    </w:rPr>
  </w:style>
  <w:style w:type="character" w:customStyle="1" w:styleId="Heading2Char">
    <w:name w:val="Heading 2 Char"/>
    <w:basedOn w:val="DefaultParagraphFont"/>
    <w:link w:val="Heading2"/>
    <w:rsid w:val="005B244F"/>
    <w:rPr>
      <w:i/>
      <w:iCs/>
      <w:noProof/>
    </w:rPr>
  </w:style>
  <w:style w:type="character" w:styleId="Emphasis">
    <w:name w:val="Emphasis"/>
    <w:basedOn w:val="DefaultParagraphFont"/>
    <w:qFormat/>
    <w:rsid w:val="009F1D0A"/>
    <w:rPr>
      <w:i/>
      <w:iCs/>
    </w:rPr>
  </w:style>
  <w:style w:type="table" w:styleId="TableGrid">
    <w:name w:val="Table Grid"/>
    <w:basedOn w:val="TableNormal"/>
    <w:rsid w:val="00A410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rsid w:val="00D05487"/>
    <w:rPr>
      <w:sz w:val="16"/>
      <w:szCs w:val="16"/>
    </w:rPr>
  </w:style>
  <w:style w:type="paragraph" w:styleId="CommentText">
    <w:name w:val="annotation text"/>
    <w:basedOn w:val="Normal"/>
    <w:link w:val="CommentTextChar"/>
    <w:rsid w:val="00D05487"/>
  </w:style>
  <w:style w:type="character" w:customStyle="1" w:styleId="CommentTextChar">
    <w:name w:val="Comment Text Char"/>
    <w:basedOn w:val="DefaultParagraphFont"/>
    <w:link w:val="CommentText"/>
    <w:rsid w:val="00D05487"/>
  </w:style>
  <w:style w:type="paragraph" w:styleId="CommentSubject">
    <w:name w:val="annotation subject"/>
    <w:basedOn w:val="CommentText"/>
    <w:next w:val="CommentText"/>
    <w:link w:val="CommentSubjectChar"/>
    <w:semiHidden/>
    <w:unhideWhenUsed/>
    <w:rsid w:val="00D05487"/>
    <w:rPr>
      <w:b/>
      <w:bCs/>
    </w:rPr>
  </w:style>
  <w:style w:type="character" w:customStyle="1" w:styleId="CommentSubjectChar">
    <w:name w:val="Comment Subject Char"/>
    <w:basedOn w:val="CommentTextChar"/>
    <w:link w:val="CommentSubject"/>
    <w:semiHidden/>
    <w:rsid w:val="00D05487"/>
    <w:rPr>
      <w:b/>
      <w:bCs/>
    </w:rPr>
  </w:style>
  <w:style w:type="character" w:styleId="Hyperlink">
    <w:name w:val="Hyperlink"/>
    <w:basedOn w:val="DefaultParagraphFont"/>
    <w:rsid w:val="00ED2577"/>
    <w:rPr>
      <w:color w:val="0563C1" w:themeColor="hyperlink"/>
      <w:u w:val="single"/>
    </w:rPr>
  </w:style>
  <w:style w:type="character" w:styleId="UnresolvedMention">
    <w:name w:val="Unresolved Mention"/>
    <w:basedOn w:val="DefaultParagraphFont"/>
    <w:uiPriority w:val="99"/>
    <w:semiHidden/>
    <w:unhideWhenUsed/>
    <w:rsid w:val="00ED2577"/>
    <w:rPr>
      <w:color w:val="605E5C"/>
      <w:shd w:val="clear" w:color="auto" w:fill="E1DFDD"/>
    </w:rPr>
  </w:style>
  <w:style w:type="paragraph" w:styleId="Revision">
    <w:name w:val="Revision"/>
    <w:hidden/>
    <w:uiPriority w:val="99"/>
    <w:semiHidden/>
    <w:rsid w:val="00197500"/>
  </w:style>
  <w:style w:type="character" w:styleId="HTMLCite">
    <w:name w:val="HTML Cite"/>
    <w:basedOn w:val="DefaultParagraphFont"/>
    <w:uiPriority w:val="99"/>
    <w:unhideWhenUsed/>
    <w:rsid w:val="00197500"/>
    <w:rPr>
      <w:i/>
      <w:iCs/>
    </w:rPr>
  </w:style>
  <w:style w:type="character" w:customStyle="1" w:styleId="cs1-format">
    <w:name w:val="cs1-format"/>
    <w:basedOn w:val="DefaultParagraphFont"/>
    <w:rsid w:val="00197500"/>
  </w:style>
  <w:style w:type="paragraph" w:styleId="NormalWeb">
    <w:name w:val="Normal (Web)"/>
    <w:basedOn w:val="Normal"/>
    <w:uiPriority w:val="99"/>
    <w:unhideWhenUsed/>
    <w:rsid w:val="00197500"/>
    <w:pPr>
      <w:spacing w:before="100" w:beforeAutospacing="1" w:after="100" w:afterAutospacing="1"/>
      <w:jc w:val="left"/>
    </w:pPr>
    <w:rPr>
      <w:rFonts w:eastAsia="Times New Roman"/>
      <w:sz w:val="24"/>
      <w:szCs w:val="24"/>
      <w:lang w:val="en-AU" w:eastAsia="en-AU"/>
    </w:rPr>
  </w:style>
  <w:style w:type="paragraph" w:styleId="ListParagraph">
    <w:name w:val="List Paragraph"/>
    <w:basedOn w:val="Normal"/>
    <w:uiPriority w:val="34"/>
    <w:qFormat/>
    <w:rsid w:val="00197500"/>
    <w:pPr>
      <w:ind w:left="720"/>
      <w:contextualSpacing/>
    </w:pPr>
  </w:style>
  <w:style w:type="character" w:customStyle="1" w:styleId="fontstyle01">
    <w:name w:val="fontstyle01"/>
    <w:basedOn w:val="DefaultParagraphFont"/>
    <w:rsid w:val="00297DF2"/>
    <w:rPr>
      <w:rFonts w:ascii="TimesNewRomanPSMT" w:hAnsi="TimesNewRomanPSMT" w:hint="default"/>
      <w:b w:val="0"/>
      <w:bCs w:val="0"/>
      <w:i w:val="0"/>
      <w:iCs w:val="0"/>
      <w:color w:val="000000"/>
      <w:sz w:val="22"/>
      <w:szCs w:val="22"/>
    </w:rPr>
  </w:style>
  <w:style w:type="paragraph" w:styleId="Caption">
    <w:name w:val="caption"/>
    <w:basedOn w:val="Normal"/>
    <w:next w:val="Normal"/>
    <w:unhideWhenUsed/>
    <w:qFormat/>
    <w:rsid w:val="00FF4B89"/>
    <w:pPr>
      <w:spacing w:before="80" w:after="200"/>
      <w:jc w:val="center"/>
    </w:pPr>
    <w:rPr>
      <w:i/>
      <w:iCs/>
      <w:sz w:val="18"/>
      <w:szCs w:val="18"/>
    </w:rPr>
  </w:style>
  <w:style w:type="paragraph" w:styleId="EndnoteText">
    <w:name w:val="endnote text"/>
    <w:basedOn w:val="Normal"/>
    <w:link w:val="EndnoteTextChar"/>
    <w:rsid w:val="0014095C"/>
  </w:style>
  <w:style w:type="character" w:customStyle="1" w:styleId="EndnoteTextChar">
    <w:name w:val="Endnote Text Char"/>
    <w:basedOn w:val="DefaultParagraphFont"/>
    <w:link w:val="EndnoteText"/>
    <w:rsid w:val="0014095C"/>
  </w:style>
  <w:style w:type="character" w:styleId="EndnoteReference">
    <w:name w:val="endnote reference"/>
    <w:basedOn w:val="DefaultParagraphFont"/>
    <w:rsid w:val="0014095C"/>
    <w:rPr>
      <w:vertAlign w:val="superscript"/>
    </w:rPr>
  </w:style>
  <w:style w:type="paragraph" w:styleId="FootnoteText">
    <w:name w:val="footnote text"/>
    <w:basedOn w:val="Normal"/>
    <w:link w:val="FootnoteTextChar"/>
    <w:rsid w:val="0014095C"/>
  </w:style>
  <w:style w:type="character" w:customStyle="1" w:styleId="FootnoteTextChar">
    <w:name w:val="Footnote Text Char"/>
    <w:basedOn w:val="DefaultParagraphFont"/>
    <w:link w:val="FootnoteText"/>
    <w:rsid w:val="0014095C"/>
  </w:style>
  <w:style w:type="character" w:styleId="FootnoteReference">
    <w:name w:val="footnote reference"/>
    <w:basedOn w:val="DefaultParagraphFont"/>
    <w:rsid w:val="0014095C"/>
    <w:rPr>
      <w:vertAlign w:val="superscript"/>
    </w:rPr>
  </w:style>
  <w:style w:type="character" w:customStyle="1" w:styleId="mord">
    <w:name w:val="mord"/>
    <w:basedOn w:val="DefaultParagraphFont"/>
    <w:rsid w:val="00531C1A"/>
  </w:style>
  <w:style w:type="character" w:customStyle="1" w:styleId="vlist-s">
    <w:name w:val="vlist-s"/>
    <w:basedOn w:val="DefaultParagraphFont"/>
    <w:rsid w:val="00531C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28997">
      <w:bodyDiv w:val="1"/>
      <w:marLeft w:val="0"/>
      <w:marRight w:val="0"/>
      <w:marTop w:val="0"/>
      <w:marBottom w:val="0"/>
      <w:divBdr>
        <w:top w:val="none" w:sz="0" w:space="0" w:color="auto"/>
        <w:left w:val="none" w:sz="0" w:space="0" w:color="auto"/>
        <w:bottom w:val="none" w:sz="0" w:space="0" w:color="auto"/>
        <w:right w:val="none" w:sz="0" w:space="0" w:color="auto"/>
      </w:divBdr>
      <w:divsChild>
        <w:div w:id="1954047570">
          <w:marLeft w:val="0"/>
          <w:marRight w:val="0"/>
          <w:marTop w:val="0"/>
          <w:marBottom w:val="0"/>
          <w:divBdr>
            <w:top w:val="none" w:sz="0" w:space="0" w:color="auto"/>
            <w:left w:val="none" w:sz="0" w:space="0" w:color="auto"/>
            <w:bottom w:val="none" w:sz="0" w:space="0" w:color="auto"/>
            <w:right w:val="none" w:sz="0" w:space="0" w:color="auto"/>
          </w:divBdr>
          <w:divsChild>
            <w:div w:id="2072804270">
              <w:marLeft w:val="0"/>
              <w:marRight w:val="0"/>
              <w:marTop w:val="0"/>
              <w:marBottom w:val="0"/>
              <w:divBdr>
                <w:top w:val="none" w:sz="0" w:space="0" w:color="auto"/>
                <w:left w:val="none" w:sz="0" w:space="0" w:color="auto"/>
                <w:bottom w:val="none" w:sz="0" w:space="0" w:color="auto"/>
                <w:right w:val="none" w:sz="0" w:space="0" w:color="auto"/>
              </w:divBdr>
              <w:divsChild>
                <w:div w:id="109712852">
                  <w:marLeft w:val="0"/>
                  <w:marRight w:val="0"/>
                  <w:marTop w:val="0"/>
                  <w:marBottom w:val="0"/>
                  <w:divBdr>
                    <w:top w:val="none" w:sz="0" w:space="0" w:color="auto"/>
                    <w:left w:val="none" w:sz="0" w:space="0" w:color="auto"/>
                    <w:bottom w:val="none" w:sz="0" w:space="0" w:color="auto"/>
                    <w:right w:val="none" w:sz="0" w:space="0" w:color="auto"/>
                  </w:divBdr>
                  <w:divsChild>
                    <w:div w:id="66729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88862">
      <w:bodyDiv w:val="1"/>
      <w:marLeft w:val="0"/>
      <w:marRight w:val="0"/>
      <w:marTop w:val="0"/>
      <w:marBottom w:val="0"/>
      <w:divBdr>
        <w:top w:val="none" w:sz="0" w:space="0" w:color="auto"/>
        <w:left w:val="none" w:sz="0" w:space="0" w:color="auto"/>
        <w:bottom w:val="none" w:sz="0" w:space="0" w:color="auto"/>
        <w:right w:val="none" w:sz="0" w:space="0" w:color="auto"/>
      </w:divBdr>
    </w:div>
    <w:div w:id="293829699">
      <w:bodyDiv w:val="1"/>
      <w:marLeft w:val="0"/>
      <w:marRight w:val="0"/>
      <w:marTop w:val="0"/>
      <w:marBottom w:val="0"/>
      <w:divBdr>
        <w:top w:val="none" w:sz="0" w:space="0" w:color="auto"/>
        <w:left w:val="none" w:sz="0" w:space="0" w:color="auto"/>
        <w:bottom w:val="none" w:sz="0" w:space="0" w:color="auto"/>
        <w:right w:val="none" w:sz="0" w:space="0" w:color="auto"/>
      </w:divBdr>
    </w:div>
    <w:div w:id="409817396">
      <w:bodyDiv w:val="1"/>
      <w:marLeft w:val="0"/>
      <w:marRight w:val="0"/>
      <w:marTop w:val="0"/>
      <w:marBottom w:val="0"/>
      <w:divBdr>
        <w:top w:val="none" w:sz="0" w:space="0" w:color="auto"/>
        <w:left w:val="none" w:sz="0" w:space="0" w:color="auto"/>
        <w:bottom w:val="none" w:sz="0" w:space="0" w:color="auto"/>
        <w:right w:val="none" w:sz="0" w:space="0" w:color="auto"/>
      </w:divBdr>
      <w:divsChild>
        <w:div w:id="803305674">
          <w:marLeft w:val="0"/>
          <w:marRight w:val="0"/>
          <w:marTop w:val="0"/>
          <w:marBottom w:val="0"/>
          <w:divBdr>
            <w:top w:val="single" w:sz="2" w:space="0" w:color="auto"/>
            <w:left w:val="single" w:sz="2" w:space="0" w:color="auto"/>
            <w:bottom w:val="single" w:sz="6" w:space="0" w:color="auto"/>
            <w:right w:val="single" w:sz="2" w:space="0" w:color="auto"/>
          </w:divBdr>
          <w:divsChild>
            <w:div w:id="48960628">
              <w:marLeft w:val="0"/>
              <w:marRight w:val="0"/>
              <w:marTop w:val="100"/>
              <w:marBottom w:val="100"/>
              <w:divBdr>
                <w:top w:val="single" w:sz="2" w:space="0" w:color="D9D9E3"/>
                <w:left w:val="single" w:sz="2" w:space="0" w:color="D9D9E3"/>
                <w:bottom w:val="single" w:sz="2" w:space="0" w:color="D9D9E3"/>
                <w:right w:val="single" w:sz="2" w:space="0" w:color="D9D9E3"/>
              </w:divBdr>
              <w:divsChild>
                <w:div w:id="1444687975">
                  <w:marLeft w:val="0"/>
                  <w:marRight w:val="0"/>
                  <w:marTop w:val="0"/>
                  <w:marBottom w:val="0"/>
                  <w:divBdr>
                    <w:top w:val="single" w:sz="2" w:space="0" w:color="D9D9E3"/>
                    <w:left w:val="single" w:sz="2" w:space="0" w:color="D9D9E3"/>
                    <w:bottom w:val="single" w:sz="2" w:space="0" w:color="D9D9E3"/>
                    <w:right w:val="single" w:sz="2" w:space="0" w:color="D9D9E3"/>
                  </w:divBdr>
                  <w:divsChild>
                    <w:div w:id="456802207">
                      <w:marLeft w:val="0"/>
                      <w:marRight w:val="0"/>
                      <w:marTop w:val="0"/>
                      <w:marBottom w:val="0"/>
                      <w:divBdr>
                        <w:top w:val="single" w:sz="2" w:space="0" w:color="D9D9E3"/>
                        <w:left w:val="single" w:sz="2" w:space="0" w:color="D9D9E3"/>
                        <w:bottom w:val="single" w:sz="2" w:space="0" w:color="D9D9E3"/>
                        <w:right w:val="single" w:sz="2" w:space="0" w:color="D9D9E3"/>
                      </w:divBdr>
                      <w:divsChild>
                        <w:div w:id="1604607026">
                          <w:marLeft w:val="0"/>
                          <w:marRight w:val="0"/>
                          <w:marTop w:val="0"/>
                          <w:marBottom w:val="0"/>
                          <w:divBdr>
                            <w:top w:val="single" w:sz="2" w:space="0" w:color="D9D9E3"/>
                            <w:left w:val="single" w:sz="2" w:space="0" w:color="D9D9E3"/>
                            <w:bottom w:val="single" w:sz="2" w:space="0" w:color="D9D9E3"/>
                            <w:right w:val="single" w:sz="2" w:space="0" w:color="D9D9E3"/>
                          </w:divBdr>
                          <w:divsChild>
                            <w:div w:id="1102606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9896725">
      <w:bodyDiv w:val="1"/>
      <w:marLeft w:val="0"/>
      <w:marRight w:val="0"/>
      <w:marTop w:val="0"/>
      <w:marBottom w:val="0"/>
      <w:divBdr>
        <w:top w:val="none" w:sz="0" w:space="0" w:color="auto"/>
        <w:left w:val="none" w:sz="0" w:space="0" w:color="auto"/>
        <w:bottom w:val="none" w:sz="0" w:space="0" w:color="auto"/>
        <w:right w:val="none" w:sz="0" w:space="0" w:color="auto"/>
      </w:divBdr>
    </w:div>
    <w:div w:id="576283321">
      <w:bodyDiv w:val="1"/>
      <w:marLeft w:val="0"/>
      <w:marRight w:val="0"/>
      <w:marTop w:val="0"/>
      <w:marBottom w:val="0"/>
      <w:divBdr>
        <w:top w:val="none" w:sz="0" w:space="0" w:color="auto"/>
        <w:left w:val="none" w:sz="0" w:space="0" w:color="auto"/>
        <w:bottom w:val="none" w:sz="0" w:space="0" w:color="auto"/>
        <w:right w:val="none" w:sz="0" w:space="0" w:color="auto"/>
      </w:divBdr>
    </w:div>
    <w:div w:id="710305011">
      <w:bodyDiv w:val="1"/>
      <w:marLeft w:val="0"/>
      <w:marRight w:val="0"/>
      <w:marTop w:val="0"/>
      <w:marBottom w:val="0"/>
      <w:divBdr>
        <w:top w:val="none" w:sz="0" w:space="0" w:color="auto"/>
        <w:left w:val="none" w:sz="0" w:space="0" w:color="auto"/>
        <w:bottom w:val="none" w:sz="0" w:space="0" w:color="auto"/>
        <w:right w:val="none" w:sz="0" w:space="0" w:color="auto"/>
      </w:divBdr>
      <w:divsChild>
        <w:div w:id="1605839386">
          <w:marLeft w:val="0"/>
          <w:marRight w:val="0"/>
          <w:marTop w:val="0"/>
          <w:marBottom w:val="0"/>
          <w:divBdr>
            <w:top w:val="single" w:sz="2" w:space="0" w:color="auto"/>
            <w:left w:val="single" w:sz="2" w:space="0" w:color="auto"/>
            <w:bottom w:val="single" w:sz="6" w:space="0" w:color="auto"/>
            <w:right w:val="single" w:sz="2" w:space="0" w:color="auto"/>
          </w:divBdr>
          <w:divsChild>
            <w:div w:id="1001080946">
              <w:marLeft w:val="0"/>
              <w:marRight w:val="0"/>
              <w:marTop w:val="100"/>
              <w:marBottom w:val="100"/>
              <w:divBdr>
                <w:top w:val="single" w:sz="2" w:space="0" w:color="D9D9E3"/>
                <w:left w:val="single" w:sz="2" w:space="0" w:color="D9D9E3"/>
                <w:bottom w:val="single" w:sz="2" w:space="0" w:color="D9D9E3"/>
                <w:right w:val="single" w:sz="2" w:space="0" w:color="D9D9E3"/>
              </w:divBdr>
              <w:divsChild>
                <w:div w:id="1575361556">
                  <w:marLeft w:val="0"/>
                  <w:marRight w:val="0"/>
                  <w:marTop w:val="0"/>
                  <w:marBottom w:val="0"/>
                  <w:divBdr>
                    <w:top w:val="single" w:sz="2" w:space="0" w:color="D9D9E3"/>
                    <w:left w:val="single" w:sz="2" w:space="0" w:color="D9D9E3"/>
                    <w:bottom w:val="single" w:sz="2" w:space="0" w:color="D9D9E3"/>
                    <w:right w:val="single" w:sz="2" w:space="0" w:color="D9D9E3"/>
                  </w:divBdr>
                  <w:divsChild>
                    <w:div w:id="1603759901">
                      <w:marLeft w:val="0"/>
                      <w:marRight w:val="0"/>
                      <w:marTop w:val="0"/>
                      <w:marBottom w:val="0"/>
                      <w:divBdr>
                        <w:top w:val="single" w:sz="2" w:space="0" w:color="D9D9E3"/>
                        <w:left w:val="single" w:sz="2" w:space="0" w:color="D9D9E3"/>
                        <w:bottom w:val="single" w:sz="2" w:space="0" w:color="D9D9E3"/>
                        <w:right w:val="single" w:sz="2" w:space="0" w:color="D9D9E3"/>
                      </w:divBdr>
                      <w:divsChild>
                        <w:div w:id="2080400136">
                          <w:marLeft w:val="0"/>
                          <w:marRight w:val="0"/>
                          <w:marTop w:val="0"/>
                          <w:marBottom w:val="0"/>
                          <w:divBdr>
                            <w:top w:val="single" w:sz="2" w:space="0" w:color="D9D9E3"/>
                            <w:left w:val="single" w:sz="2" w:space="0" w:color="D9D9E3"/>
                            <w:bottom w:val="single" w:sz="2" w:space="0" w:color="D9D9E3"/>
                            <w:right w:val="single" w:sz="2" w:space="0" w:color="D9D9E3"/>
                          </w:divBdr>
                          <w:divsChild>
                            <w:div w:id="7901309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02889030">
      <w:bodyDiv w:val="1"/>
      <w:marLeft w:val="0"/>
      <w:marRight w:val="0"/>
      <w:marTop w:val="0"/>
      <w:marBottom w:val="0"/>
      <w:divBdr>
        <w:top w:val="none" w:sz="0" w:space="0" w:color="auto"/>
        <w:left w:val="none" w:sz="0" w:space="0" w:color="auto"/>
        <w:bottom w:val="none" w:sz="0" w:space="0" w:color="auto"/>
        <w:right w:val="none" w:sz="0" w:space="0" w:color="auto"/>
      </w:divBdr>
    </w:div>
    <w:div w:id="851070529">
      <w:bodyDiv w:val="1"/>
      <w:marLeft w:val="0"/>
      <w:marRight w:val="0"/>
      <w:marTop w:val="0"/>
      <w:marBottom w:val="0"/>
      <w:divBdr>
        <w:top w:val="none" w:sz="0" w:space="0" w:color="auto"/>
        <w:left w:val="none" w:sz="0" w:space="0" w:color="auto"/>
        <w:bottom w:val="none" w:sz="0" w:space="0" w:color="auto"/>
        <w:right w:val="none" w:sz="0" w:space="0" w:color="auto"/>
      </w:divBdr>
    </w:div>
    <w:div w:id="917251470">
      <w:bodyDiv w:val="1"/>
      <w:marLeft w:val="0"/>
      <w:marRight w:val="0"/>
      <w:marTop w:val="0"/>
      <w:marBottom w:val="0"/>
      <w:divBdr>
        <w:top w:val="none" w:sz="0" w:space="0" w:color="auto"/>
        <w:left w:val="none" w:sz="0" w:space="0" w:color="auto"/>
        <w:bottom w:val="none" w:sz="0" w:space="0" w:color="auto"/>
        <w:right w:val="none" w:sz="0" w:space="0" w:color="auto"/>
      </w:divBdr>
    </w:div>
    <w:div w:id="927806738">
      <w:bodyDiv w:val="1"/>
      <w:marLeft w:val="0"/>
      <w:marRight w:val="0"/>
      <w:marTop w:val="0"/>
      <w:marBottom w:val="0"/>
      <w:divBdr>
        <w:top w:val="none" w:sz="0" w:space="0" w:color="auto"/>
        <w:left w:val="none" w:sz="0" w:space="0" w:color="auto"/>
        <w:bottom w:val="none" w:sz="0" w:space="0" w:color="auto"/>
        <w:right w:val="none" w:sz="0" w:space="0" w:color="auto"/>
      </w:divBdr>
    </w:div>
    <w:div w:id="1118646966">
      <w:bodyDiv w:val="1"/>
      <w:marLeft w:val="0"/>
      <w:marRight w:val="0"/>
      <w:marTop w:val="0"/>
      <w:marBottom w:val="0"/>
      <w:divBdr>
        <w:top w:val="none" w:sz="0" w:space="0" w:color="auto"/>
        <w:left w:val="none" w:sz="0" w:space="0" w:color="auto"/>
        <w:bottom w:val="none" w:sz="0" w:space="0" w:color="auto"/>
        <w:right w:val="none" w:sz="0" w:space="0" w:color="auto"/>
      </w:divBdr>
    </w:div>
    <w:div w:id="1147626588">
      <w:bodyDiv w:val="1"/>
      <w:marLeft w:val="0"/>
      <w:marRight w:val="0"/>
      <w:marTop w:val="0"/>
      <w:marBottom w:val="0"/>
      <w:divBdr>
        <w:top w:val="none" w:sz="0" w:space="0" w:color="auto"/>
        <w:left w:val="none" w:sz="0" w:space="0" w:color="auto"/>
        <w:bottom w:val="none" w:sz="0" w:space="0" w:color="auto"/>
        <w:right w:val="none" w:sz="0" w:space="0" w:color="auto"/>
      </w:divBdr>
    </w:div>
    <w:div w:id="1162434108">
      <w:bodyDiv w:val="1"/>
      <w:marLeft w:val="0"/>
      <w:marRight w:val="0"/>
      <w:marTop w:val="0"/>
      <w:marBottom w:val="0"/>
      <w:divBdr>
        <w:top w:val="none" w:sz="0" w:space="0" w:color="auto"/>
        <w:left w:val="none" w:sz="0" w:space="0" w:color="auto"/>
        <w:bottom w:val="none" w:sz="0" w:space="0" w:color="auto"/>
        <w:right w:val="none" w:sz="0" w:space="0" w:color="auto"/>
      </w:divBdr>
    </w:div>
    <w:div w:id="1202859901">
      <w:bodyDiv w:val="1"/>
      <w:marLeft w:val="0"/>
      <w:marRight w:val="0"/>
      <w:marTop w:val="0"/>
      <w:marBottom w:val="0"/>
      <w:divBdr>
        <w:top w:val="none" w:sz="0" w:space="0" w:color="auto"/>
        <w:left w:val="none" w:sz="0" w:space="0" w:color="auto"/>
        <w:bottom w:val="none" w:sz="0" w:space="0" w:color="auto"/>
        <w:right w:val="none" w:sz="0" w:space="0" w:color="auto"/>
      </w:divBdr>
    </w:div>
    <w:div w:id="1216964138">
      <w:bodyDiv w:val="1"/>
      <w:marLeft w:val="0"/>
      <w:marRight w:val="0"/>
      <w:marTop w:val="0"/>
      <w:marBottom w:val="0"/>
      <w:divBdr>
        <w:top w:val="none" w:sz="0" w:space="0" w:color="auto"/>
        <w:left w:val="none" w:sz="0" w:space="0" w:color="auto"/>
        <w:bottom w:val="none" w:sz="0" w:space="0" w:color="auto"/>
        <w:right w:val="none" w:sz="0" w:space="0" w:color="auto"/>
      </w:divBdr>
    </w:div>
    <w:div w:id="1308509666">
      <w:bodyDiv w:val="1"/>
      <w:marLeft w:val="0"/>
      <w:marRight w:val="0"/>
      <w:marTop w:val="0"/>
      <w:marBottom w:val="0"/>
      <w:divBdr>
        <w:top w:val="none" w:sz="0" w:space="0" w:color="auto"/>
        <w:left w:val="none" w:sz="0" w:space="0" w:color="auto"/>
        <w:bottom w:val="none" w:sz="0" w:space="0" w:color="auto"/>
        <w:right w:val="none" w:sz="0" w:space="0" w:color="auto"/>
      </w:divBdr>
      <w:divsChild>
        <w:div w:id="1614748305">
          <w:marLeft w:val="0"/>
          <w:marRight w:val="0"/>
          <w:marTop w:val="0"/>
          <w:marBottom w:val="0"/>
          <w:divBdr>
            <w:top w:val="single" w:sz="2" w:space="0" w:color="auto"/>
            <w:left w:val="single" w:sz="2" w:space="0" w:color="auto"/>
            <w:bottom w:val="single" w:sz="6" w:space="0" w:color="auto"/>
            <w:right w:val="single" w:sz="2" w:space="0" w:color="auto"/>
          </w:divBdr>
          <w:divsChild>
            <w:div w:id="641160404">
              <w:marLeft w:val="0"/>
              <w:marRight w:val="0"/>
              <w:marTop w:val="100"/>
              <w:marBottom w:val="100"/>
              <w:divBdr>
                <w:top w:val="single" w:sz="2" w:space="0" w:color="D9D9E3"/>
                <w:left w:val="single" w:sz="2" w:space="0" w:color="D9D9E3"/>
                <w:bottom w:val="single" w:sz="2" w:space="0" w:color="D9D9E3"/>
                <w:right w:val="single" w:sz="2" w:space="0" w:color="D9D9E3"/>
              </w:divBdr>
              <w:divsChild>
                <w:div w:id="322512683">
                  <w:marLeft w:val="0"/>
                  <w:marRight w:val="0"/>
                  <w:marTop w:val="0"/>
                  <w:marBottom w:val="0"/>
                  <w:divBdr>
                    <w:top w:val="single" w:sz="2" w:space="0" w:color="D9D9E3"/>
                    <w:left w:val="single" w:sz="2" w:space="0" w:color="D9D9E3"/>
                    <w:bottom w:val="single" w:sz="2" w:space="0" w:color="D9D9E3"/>
                    <w:right w:val="single" w:sz="2" w:space="0" w:color="D9D9E3"/>
                  </w:divBdr>
                  <w:divsChild>
                    <w:div w:id="958608698">
                      <w:marLeft w:val="0"/>
                      <w:marRight w:val="0"/>
                      <w:marTop w:val="0"/>
                      <w:marBottom w:val="0"/>
                      <w:divBdr>
                        <w:top w:val="single" w:sz="2" w:space="0" w:color="D9D9E3"/>
                        <w:left w:val="single" w:sz="2" w:space="0" w:color="D9D9E3"/>
                        <w:bottom w:val="single" w:sz="2" w:space="0" w:color="D9D9E3"/>
                        <w:right w:val="single" w:sz="2" w:space="0" w:color="D9D9E3"/>
                      </w:divBdr>
                      <w:divsChild>
                        <w:div w:id="215970288">
                          <w:marLeft w:val="0"/>
                          <w:marRight w:val="0"/>
                          <w:marTop w:val="0"/>
                          <w:marBottom w:val="0"/>
                          <w:divBdr>
                            <w:top w:val="single" w:sz="2" w:space="0" w:color="D9D9E3"/>
                            <w:left w:val="single" w:sz="2" w:space="0" w:color="D9D9E3"/>
                            <w:bottom w:val="single" w:sz="2" w:space="0" w:color="D9D9E3"/>
                            <w:right w:val="single" w:sz="2" w:space="0" w:color="D9D9E3"/>
                          </w:divBdr>
                          <w:divsChild>
                            <w:div w:id="615454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15911024">
      <w:bodyDiv w:val="1"/>
      <w:marLeft w:val="0"/>
      <w:marRight w:val="0"/>
      <w:marTop w:val="0"/>
      <w:marBottom w:val="0"/>
      <w:divBdr>
        <w:top w:val="none" w:sz="0" w:space="0" w:color="auto"/>
        <w:left w:val="none" w:sz="0" w:space="0" w:color="auto"/>
        <w:bottom w:val="none" w:sz="0" w:space="0" w:color="auto"/>
        <w:right w:val="none" w:sz="0" w:space="0" w:color="auto"/>
      </w:divBdr>
    </w:div>
    <w:div w:id="1399552313">
      <w:bodyDiv w:val="1"/>
      <w:marLeft w:val="0"/>
      <w:marRight w:val="0"/>
      <w:marTop w:val="0"/>
      <w:marBottom w:val="0"/>
      <w:divBdr>
        <w:top w:val="none" w:sz="0" w:space="0" w:color="auto"/>
        <w:left w:val="none" w:sz="0" w:space="0" w:color="auto"/>
        <w:bottom w:val="none" w:sz="0" w:space="0" w:color="auto"/>
        <w:right w:val="none" w:sz="0" w:space="0" w:color="auto"/>
      </w:divBdr>
    </w:div>
    <w:div w:id="1446267795">
      <w:bodyDiv w:val="1"/>
      <w:marLeft w:val="0"/>
      <w:marRight w:val="0"/>
      <w:marTop w:val="0"/>
      <w:marBottom w:val="0"/>
      <w:divBdr>
        <w:top w:val="none" w:sz="0" w:space="0" w:color="auto"/>
        <w:left w:val="none" w:sz="0" w:space="0" w:color="auto"/>
        <w:bottom w:val="none" w:sz="0" w:space="0" w:color="auto"/>
        <w:right w:val="none" w:sz="0" w:space="0" w:color="auto"/>
      </w:divBdr>
    </w:div>
    <w:div w:id="1471631807">
      <w:bodyDiv w:val="1"/>
      <w:marLeft w:val="0"/>
      <w:marRight w:val="0"/>
      <w:marTop w:val="0"/>
      <w:marBottom w:val="0"/>
      <w:divBdr>
        <w:top w:val="none" w:sz="0" w:space="0" w:color="auto"/>
        <w:left w:val="none" w:sz="0" w:space="0" w:color="auto"/>
        <w:bottom w:val="none" w:sz="0" w:space="0" w:color="auto"/>
        <w:right w:val="none" w:sz="0" w:space="0" w:color="auto"/>
      </w:divBdr>
    </w:div>
    <w:div w:id="1481538043">
      <w:bodyDiv w:val="1"/>
      <w:marLeft w:val="0"/>
      <w:marRight w:val="0"/>
      <w:marTop w:val="0"/>
      <w:marBottom w:val="0"/>
      <w:divBdr>
        <w:top w:val="none" w:sz="0" w:space="0" w:color="auto"/>
        <w:left w:val="none" w:sz="0" w:space="0" w:color="auto"/>
        <w:bottom w:val="none" w:sz="0" w:space="0" w:color="auto"/>
        <w:right w:val="none" w:sz="0" w:space="0" w:color="auto"/>
      </w:divBdr>
      <w:divsChild>
        <w:div w:id="1410540502">
          <w:marLeft w:val="0"/>
          <w:marRight w:val="0"/>
          <w:marTop w:val="0"/>
          <w:marBottom w:val="0"/>
          <w:divBdr>
            <w:top w:val="none" w:sz="0" w:space="0" w:color="auto"/>
            <w:left w:val="none" w:sz="0" w:space="0" w:color="auto"/>
            <w:bottom w:val="none" w:sz="0" w:space="0" w:color="auto"/>
            <w:right w:val="none" w:sz="0" w:space="0" w:color="auto"/>
          </w:divBdr>
          <w:divsChild>
            <w:div w:id="144141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53092">
      <w:bodyDiv w:val="1"/>
      <w:marLeft w:val="0"/>
      <w:marRight w:val="0"/>
      <w:marTop w:val="0"/>
      <w:marBottom w:val="0"/>
      <w:divBdr>
        <w:top w:val="none" w:sz="0" w:space="0" w:color="auto"/>
        <w:left w:val="none" w:sz="0" w:space="0" w:color="auto"/>
        <w:bottom w:val="none" w:sz="0" w:space="0" w:color="auto"/>
        <w:right w:val="none" w:sz="0" w:space="0" w:color="auto"/>
      </w:divBdr>
    </w:div>
    <w:div w:id="1615476785">
      <w:bodyDiv w:val="1"/>
      <w:marLeft w:val="0"/>
      <w:marRight w:val="0"/>
      <w:marTop w:val="0"/>
      <w:marBottom w:val="0"/>
      <w:divBdr>
        <w:top w:val="none" w:sz="0" w:space="0" w:color="auto"/>
        <w:left w:val="none" w:sz="0" w:space="0" w:color="auto"/>
        <w:bottom w:val="none" w:sz="0" w:space="0" w:color="auto"/>
        <w:right w:val="none" w:sz="0" w:space="0" w:color="auto"/>
      </w:divBdr>
      <w:divsChild>
        <w:div w:id="1435788034">
          <w:marLeft w:val="0"/>
          <w:marRight w:val="0"/>
          <w:marTop w:val="0"/>
          <w:marBottom w:val="0"/>
          <w:divBdr>
            <w:top w:val="none" w:sz="0" w:space="0" w:color="auto"/>
            <w:left w:val="none" w:sz="0" w:space="0" w:color="auto"/>
            <w:bottom w:val="none" w:sz="0" w:space="0" w:color="auto"/>
            <w:right w:val="none" w:sz="0" w:space="0" w:color="auto"/>
          </w:divBdr>
        </w:div>
      </w:divsChild>
    </w:div>
    <w:div w:id="1643340128">
      <w:bodyDiv w:val="1"/>
      <w:marLeft w:val="0"/>
      <w:marRight w:val="0"/>
      <w:marTop w:val="0"/>
      <w:marBottom w:val="0"/>
      <w:divBdr>
        <w:top w:val="none" w:sz="0" w:space="0" w:color="auto"/>
        <w:left w:val="none" w:sz="0" w:space="0" w:color="auto"/>
        <w:bottom w:val="none" w:sz="0" w:space="0" w:color="auto"/>
        <w:right w:val="none" w:sz="0" w:space="0" w:color="auto"/>
      </w:divBdr>
    </w:div>
    <w:div w:id="1697656338">
      <w:bodyDiv w:val="1"/>
      <w:marLeft w:val="0"/>
      <w:marRight w:val="0"/>
      <w:marTop w:val="0"/>
      <w:marBottom w:val="0"/>
      <w:divBdr>
        <w:top w:val="none" w:sz="0" w:space="0" w:color="auto"/>
        <w:left w:val="none" w:sz="0" w:space="0" w:color="auto"/>
        <w:bottom w:val="none" w:sz="0" w:space="0" w:color="auto"/>
        <w:right w:val="none" w:sz="0" w:space="0" w:color="auto"/>
      </w:divBdr>
    </w:div>
    <w:div w:id="1704479662">
      <w:bodyDiv w:val="1"/>
      <w:marLeft w:val="0"/>
      <w:marRight w:val="0"/>
      <w:marTop w:val="0"/>
      <w:marBottom w:val="0"/>
      <w:divBdr>
        <w:top w:val="none" w:sz="0" w:space="0" w:color="auto"/>
        <w:left w:val="none" w:sz="0" w:space="0" w:color="auto"/>
        <w:bottom w:val="none" w:sz="0" w:space="0" w:color="auto"/>
        <w:right w:val="none" w:sz="0" w:space="0" w:color="auto"/>
      </w:divBdr>
      <w:divsChild>
        <w:div w:id="1387487868">
          <w:marLeft w:val="0"/>
          <w:marRight w:val="0"/>
          <w:marTop w:val="0"/>
          <w:marBottom w:val="0"/>
          <w:divBdr>
            <w:top w:val="none" w:sz="0" w:space="0" w:color="auto"/>
            <w:left w:val="none" w:sz="0" w:space="0" w:color="auto"/>
            <w:bottom w:val="none" w:sz="0" w:space="0" w:color="auto"/>
            <w:right w:val="none" w:sz="0" w:space="0" w:color="auto"/>
          </w:divBdr>
          <w:divsChild>
            <w:div w:id="82431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858410">
      <w:bodyDiv w:val="1"/>
      <w:marLeft w:val="0"/>
      <w:marRight w:val="0"/>
      <w:marTop w:val="0"/>
      <w:marBottom w:val="0"/>
      <w:divBdr>
        <w:top w:val="none" w:sz="0" w:space="0" w:color="auto"/>
        <w:left w:val="none" w:sz="0" w:space="0" w:color="auto"/>
        <w:bottom w:val="none" w:sz="0" w:space="0" w:color="auto"/>
        <w:right w:val="none" w:sz="0" w:space="0" w:color="auto"/>
      </w:divBdr>
    </w:div>
    <w:div w:id="1784380391">
      <w:bodyDiv w:val="1"/>
      <w:marLeft w:val="0"/>
      <w:marRight w:val="0"/>
      <w:marTop w:val="0"/>
      <w:marBottom w:val="0"/>
      <w:divBdr>
        <w:top w:val="none" w:sz="0" w:space="0" w:color="auto"/>
        <w:left w:val="none" w:sz="0" w:space="0" w:color="auto"/>
        <w:bottom w:val="none" w:sz="0" w:space="0" w:color="auto"/>
        <w:right w:val="none" w:sz="0" w:space="0" w:color="auto"/>
      </w:divBdr>
    </w:div>
    <w:div w:id="1805192360">
      <w:bodyDiv w:val="1"/>
      <w:marLeft w:val="0"/>
      <w:marRight w:val="0"/>
      <w:marTop w:val="0"/>
      <w:marBottom w:val="0"/>
      <w:divBdr>
        <w:top w:val="none" w:sz="0" w:space="0" w:color="auto"/>
        <w:left w:val="none" w:sz="0" w:space="0" w:color="auto"/>
        <w:bottom w:val="none" w:sz="0" w:space="0" w:color="auto"/>
        <w:right w:val="none" w:sz="0" w:space="0" w:color="auto"/>
      </w:divBdr>
    </w:div>
    <w:div w:id="1841583873">
      <w:bodyDiv w:val="1"/>
      <w:marLeft w:val="0"/>
      <w:marRight w:val="0"/>
      <w:marTop w:val="0"/>
      <w:marBottom w:val="0"/>
      <w:divBdr>
        <w:top w:val="none" w:sz="0" w:space="0" w:color="auto"/>
        <w:left w:val="none" w:sz="0" w:space="0" w:color="auto"/>
        <w:bottom w:val="none" w:sz="0" w:space="0" w:color="auto"/>
        <w:right w:val="none" w:sz="0" w:space="0" w:color="auto"/>
      </w:divBdr>
    </w:div>
    <w:div w:id="1941839486">
      <w:bodyDiv w:val="1"/>
      <w:marLeft w:val="0"/>
      <w:marRight w:val="0"/>
      <w:marTop w:val="0"/>
      <w:marBottom w:val="0"/>
      <w:divBdr>
        <w:top w:val="none" w:sz="0" w:space="0" w:color="auto"/>
        <w:left w:val="none" w:sz="0" w:space="0" w:color="auto"/>
        <w:bottom w:val="none" w:sz="0" w:space="0" w:color="auto"/>
        <w:right w:val="none" w:sz="0" w:space="0" w:color="auto"/>
      </w:divBdr>
    </w:div>
    <w:div w:id="1966308939">
      <w:bodyDiv w:val="1"/>
      <w:marLeft w:val="0"/>
      <w:marRight w:val="0"/>
      <w:marTop w:val="0"/>
      <w:marBottom w:val="0"/>
      <w:divBdr>
        <w:top w:val="none" w:sz="0" w:space="0" w:color="auto"/>
        <w:left w:val="none" w:sz="0" w:space="0" w:color="auto"/>
        <w:bottom w:val="none" w:sz="0" w:space="0" w:color="auto"/>
        <w:right w:val="none" w:sz="0" w:space="0" w:color="auto"/>
      </w:divBdr>
    </w:div>
    <w:div w:id="1980572318">
      <w:bodyDiv w:val="1"/>
      <w:marLeft w:val="0"/>
      <w:marRight w:val="0"/>
      <w:marTop w:val="0"/>
      <w:marBottom w:val="0"/>
      <w:divBdr>
        <w:top w:val="none" w:sz="0" w:space="0" w:color="auto"/>
        <w:left w:val="none" w:sz="0" w:space="0" w:color="auto"/>
        <w:bottom w:val="none" w:sz="0" w:space="0" w:color="auto"/>
        <w:right w:val="none" w:sz="0" w:space="0" w:color="auto"/>
      </w:divBdr>
    </w:div>
    <w:div w:id="2003048688">
      <w:bodyDiv w:val="1"/>
      <w:marLeft w:val="0"/>
      <w:marRight w:val="0"/>
      <w:marTop w:val="0"/>
      <w:marBottom w:val="0"/>
      <w:divBdr>
        <w:top w:val="none" w:sz="0" w:space="0" w:color="auto"/>
        <w:left w:val="none" w:sz="0" w:space="0" w:color="auto"/>
        <w:bottom w:val="none" w:sz="0" w:space="0" w:color="auto"/>
        <w:right w:val="none" w:sz="0" w:space="0" w:color="auto"/>
      </w:divBdr>
    </w:div>
    <w:div w:id="2091657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20520270@gm.uit.edu.v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mailto:20521498@gm.uit.edu.vn"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20520267@gm.uit.edu.v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finance.yahoo.com/quote/CTLT/history?p=CTL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DCM21</b:Tag>
    <b:SourceType>Book</b:SourceType>
    <b:Guid>{63BAB583-5E68-4EE9-85B7-F9B6DB4C0EB0}</b:Guid>
    <b:Author>
      <b:Author>
        <b:NameList>
          <b:Person>
            <b:Last>D. C. Montgomery</b:Last>
            <b:First>E.</b:First>
            <b:Middle>A. Peck, G. G. Vining</b:Middle>
          </b:Person>
        </b:NameList>
      </b:Author>
    </b:Author>
    <b:Title>Introduction to linear regression analysis</b:Title>
    <b:Year>2021</b:Year>
    <b:Publisher>John Wiley &amp; Sons</b:Publisher>
    <b:RefOrder>1</b:RefOrder>
  </b:Source>
</b:Sources>
</file>

<file path=customXml/itemProps1.xml><?xml version="1.0" encoding="utf-8"?>
<ds:datastoreItem xmlns:ds="http://schemas.openxmlformats.org/officeDocument/2006/customXml" ds:itemID="{BEA37133-16D5-491F-BF3B-A1FF179C7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5684</Words>
  <Characters>32402</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38010</CharactersWithSpaces>
  <SharedDoc>false</SharedDoc>
  <HLinks>
    <vt:vector size="24" baseType="variant">
      <vt:variant>
        <vt:i4>2621454</vt:i4>
      </vt:variant>
      <vt:variant>
        <vt:i4>6</vt:i4>
      </vt:variant>
      <vt:variant>
        <vt:i4>0</vt:i4>
      </vt:variant>
      <vt:variant>
        <vt:i4>5</vt:i4>
      </vt:variant>
      <vt:variant>
        <vt:lpwstr>mailto:20520270@gm.uit.edu.vn</vt:lpwstr>
      </vt:variant>
      <vt:variant>
        <vt:lpwstr/>
      </vt:variant>
      <vt:variant>
        <vt:i4>2555904</vt:i4>
      </vt:variant>
      <vt:variant>
        <vt:i4>3</vt:i4>
      </vt:variant>
      <vt:variant>
        <vt:i4>0</vt:i4>
      </vt:variant>
      <vt:variant>
        <vt:i4>5</vt:i4>
      </vt:variant>
      <vt:variant>
        <vt:lpwstr>mailto:20521498@gm.uit.edu.vn</vt:lpwstr>
      </vt:variant>
      <vt:variant>
        <vt:lpwstr/>
      </vt:variant>
      <vt:variant>
        <vt:i4>2686985</vt:i4>
      </vt:variant>
      <vt:variant>
        <vt:i4>0</vt:i4>
      </vt:variant>
      <vt:variant>
        <vt:i4>0</vt:i4>
      </vt:variant>
      <vt:variant>
        <vt:i4>5</vt:i4>
      </vt:variant>
      <vt:variant>
        <vt:lpwstr>mailto:20520267@gm.uit.edu.vn</vt:lpwstr>
      </vt:variant>
      <vt:variant>
        <vt:lpwstr/>
      </vt:variant>
      <vt:variant>
        <vt:i4>6815857</vt:i4>
      </vt:variant>
      <vt:variant>
        <vt:i4>0</vt:i4>
      </vt:variant>
      <vt:variant>
        <vt:i4>0</vt:i4>
      </vt:variant>
      <vt:variant>
        <vt:i4>5</vt:i4>
      </vt:variant>
      <vt:variant>
        <vt:lpwstr>https://finance.yahoo.com/quote/CTLT/history?p=CTLT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Trần Thị Mỹ Nhung</cp:lastModifiedBy>
  <cp:revision>2</cp:revision>
  <dcterms:created xsi:type="dcterms:W3CDTF">2023-06-19T05:21:00Z</dcterms:created>
  <dcterms:modified xsi:type="dcterms:W3CDTF">2023-06-19T05:21:00Z</dcterms:modified>
</cp:coreProperties>
</file>